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399F1" w14:textId="2DE373BA" w:rsidR="00E12688" w:rsidRDefault="00E97EC2" w:rsidP="3A25CD95">
      <w:pPr>
        <w:pStyle w:val="Heading1"/>
      </w:pPr>
      <w:bookmarkStart w:id="0" w:name="Xdc91e876b4cb4b289a03462474c9e49a5a88b66"/>
      <w:r w:rsidRPr="3A25CD95">
        <w:t xml:space="preserve">Direct </w:t>
      </w:r>
      <w:proofErr w:type="gramStart"/>
      <w:r w:rsidRPr="3A25CD95">
        <w:t>replication</w:t>
      </w:r>
      <w:proofErr w:type="gramEnd"/>
      <w:r w:rsidRPr="3A25CD95">
        <w:t xml:space="preserve"> attempt to evaluate a claim from Lee_EvoHumanBehavior_2018_AvWY</w:t>
      </w:r>
    </w:p>
    <w:p w14:paraId="6CD57383" w14:textId="6EDBA49D" w:rsidR="00E12688" w:rsidRPr="006D01B2" w:rsidRDefault="00000000" w:rsidP="3A25CD95">
      <w:pPr>
        <w:pStyle w:val="FirstParagraph"/>
        <w:rPr>
          <w:lang w:val="pl-PL"/>
        </w:rPr>
      </w:pPr>
      <w:r w:rsidRPr="3A25CD95">
        <w:rPr>
          <w:b/>
          <w:bCs/>
          <w:lang w:val="pl-PL"/>
        </w:rPr>
        <w:t>Replication team:</w:t>
      </w:r>
      <w:r w:rsidRPr="3A25CD95">
        <w:rPr>
          <w:lang w:val="pl-PL"/>
        </w:rPr>
        <w:t xml:space="preserve"> </w:t>
      </w:r>
      <w:r w:rsidR="006D01B2" w:rsidRPr="3A25CD95">
        <w:rPr>
          <w:lang w:val="pl-PL"/>
        </w:rPr>
        <w:t xml:space="preserve">Szumowska Ewa, </w:t>
      </w:r>
      <w:proofErr w:type="spellStart"/>
      <w:r w:rsidR="006D01B2" w:rsidRPr="3A25CD95">
        <w:rPr>
          <w:lang w:val="pl-PL"/>
        </w:rPr>
        <w:t>Czernatowicz</w:t>
      </w:r>
      <w:proofErr w:type="spellEnd"/>
      <w:r w:rsidR="006D01B2" w:rsidRPr="3A25CD95">
        <w:rPr>
          <w:lang w:val="pl-PL"/>
        </w:rPr>
        <w:t>-Kukuczka Aneta</w:t>
      </w:r>
    </w:p>
    <w:p w14:paraId="53BD54EF" w14:textId="362CA5F7" w:rsidR="00E12688" w:rsidRDefault="00000000" w:rsidP="3A25CD95">
      <w:pPr>
        <w:pStyle w:val="BodyText"/>
      </w:pPr>
      <w:r w:rsidRPr="3A25CD95">
        <w:rPr>
          <w:b/>
          <w:bCs/>
        </w:rPr>
        <w:t>SCORE RR ID:</w:t>
      </w:r>
      <w:r w:rsidRPr="3A25CD95">
        <w:t xml:space="preserve"> </w:t>
      </w:r>
      <w:r w:rsidR="00E97EC2" w:rsidRPr="3A25CD95">
        <w:t>8g91</w:t>
      </w:r>
    </w:p>
    <w:p w14:paraId="217047D7" w14:textId="31D28EF6" w:rsidR="00E12688" w:rsidRDefault="00000000" w:rsidP="3A25CD95">
      <w:pPr>
        <w:pStyle w:val="BodyText"/>
        <w:jc w:val="both"/>
      </w:pPr>
      <w:r w:rsidRPr="3A25CD95">
        <w:rPr>
          <w:b/>
          <w:bCs/>
        </w:rPr>
        <w:t>OSF Project:</w:t>
      </w:r>
      <w:r w:rsidR="00E97EC2" w:rsidRPr="3A25CD95">
        <w:t xml:space="preserve"> </w:t>
      </w:r>
      <w:hyperlink r:id="rId7">
        <w:r w:rsidR="00E97EC2" w:rsidRPr="3A25CD95">
          <w:rPr>
            <w:rStyle w:val="Hyperlink"/>
            <w:color w:val="auto"/>
          </w:rPr>
          <w:t>https://osf.io/uyt9p</w:t>
        </w:r>
      </w:hyperlink>
    </w:p>
    <w:p w14:paraId="6B80D5F9" w14:textId="77777777" w:rsidR="00E12688" w:rsidRDefault="00000000" w:rsidP="3A25CD95">
      <w:pPr>
        <w:pStyle w:val="Heading2"/>
      </w:pPr>
      <w:bookmarkStart w:id="1" w:name="instructions"/>
      <w:r w:rsidRPr="3A25CD95">
        <w:t>Instructions</w:t>
      </w:r>
    </w:p>
    <w:p w14:paraId="489DAD9D" w14:textId="77777777" w:rsidR="00E12688" w:rsidRDefault="00000000" w:rsidP="3A25CD95">
      <w:pPr>
        <w:pStyle w:val="FirstParagraph"/>
      </w:pPr>
      <w:r w:rsidRPr="3A25CD95">
        <w:t>For each claim that you are evaluating in this data-analytic replication attempt, please complete all sections below. Please feel free to remove these and the other instructions for the final report that you provide on OSF.</w:t>
      </w:r>
    </w:p>
    <w:p w14:paraId="641A391F" w14:textId="77777777" w:rsidR="00E12688" w:rsidRDefault="79FA5D90" w:rsidP="3A25CD95">
      <w:pPr>
        <w:pStyle w:val="BodyText"/>
      </w:pPr>
      <w:r w:rsidRPr="3A25CD95">
        <w:t xml:space="preserve">Each claim evaluation </w:t>
      </w:r>
      <w:r w:rsidRPr="3A25CD95">
        <w:rPr>
          <w:b/>
          <w:bCs/>
        </w:rPr>
        <w:t>must</w:t>
      </w:r>
      <w:r w:rsidRPr="3A25CD95">
        <w:t xml:space="preserve"> include a binary determination of </w:t>
      </w:r>
      <w:proofErr w:type="gramStart"/>
      <w:r w:rsidRPr="3A25CD95">
        <w:t>whether or not</w:t>
      </w:r>
      <w:proofErr w:type="gramEnd"/>
      <w:r w:rsidRPr="3A25CD95">
        <w:t xml:space="preserve"> the claim was replicated, given the inferential criteria. In other words, a sentence along the lines of </w:t>
      </w:r>
      <w:r w:rsidRPr="3A25CD95">
        <w:rPr>
          <w:b/>
          <w:bCs/>
        </w:rPr>
        <w:t xml:space="preserve">“This claim [was/was not] replicated.” </w:t>
      </w:r>
      <w:r w:rsidRPr="3A25CD95">
        <w:t>should appear in every claim evaluation. You can (and should!) also articulate in your discussion why this interpretation may be limited, but programmatic requirements of the SCORE project at large include the binary decision so it must be present.</w:t>
      </w:r>
    </w:p>
    <w:p w14:paraId="5D0E5957" w14:textId="77777777" w:rsidR="00E12688" w:rsidRDefault="00000000" w:rsidP="3A25CD95">
      <w:pPr>
        <w:pStyle w:val="BodyText"/>
      </w:pPr>
      <w:r w:rsidRPr="3A25CD95">
        <w:t>There are also specific requirements for reporting the results of inferential tests:</w:t>
      </w:r>
    </w:p>
    <w:p w14:paraId="0A863AD9" w14:textId="77777777" w:rsidR="00E12688" w:rsidRDefault="00000000" w:rsidP="3A25CD95">
      <w:pPr>
        <w:pStyle w:val="Compact"/>
        <w:numPr>
          <w:ilvl w:val="0"/>
          <w:numId w:val="14"/>
        </w:numPr>
      </w:pPr>
      <w:r w:rsidRPr="3A25CD95">
        <w:t xml:space="preserve">Any p-value should be reported as an exact value, not a threshold, </w:t>
      </w:r>
      <w:proofErr w:type="spellStart"/>
      <w:proofErr w:type="gramStart"/>
      <w:r w:rsidRPr="3A25CD95">
        <w:t>e.g.“</w:t>
      </w:r>
      <w:proofErr w:type="gramEnd"/>
      <w:r w:rsidRPr="3A25CD95">
        <w:t>p</w:t>
      </w:r>
      <w:proofErr w:type="spellEnd"/>
      <w:r w:rsidRPr="3A25CD95">
        <w:t xml:space="preserve"> = .047” rather than “p &lt; .05”. Please also indicate whether it is from a one- or two-tailed test.</w:t>
      </w:r>
    </w:p>
    <w:p w14:paraId="5A8C3AF2" w14:textId="77777777" w:rsidR="00E12688" w:rsidRDefault="00000000" w:rsidP="3A25CD95">
      <w:pPr>
        <w:pStyle w:val="Compact"/>
        <w:numPr>
          <w:ilvl w:val="0"/>
          <w:numId w:val="14"/>
        </w:numPr>
      </w:pPr>
      <w:r w:rsidRPr="3A25CD95">
        <w:t xml:space="preserve">Report the full text of your results with as much precision as possible. For example, a satisfactory report for the focal coefficient might be “unstandardized OLS coefficient for </w:t>
      </w:r>
      <w:r w:rsidRPr="3A25CD95">
        <w:rPr>
          <w:i/>
          <w:iCs/>
        </w:rPr>
        <w:t>income</w:t>
      </w:r>
      <w:r w:rsidRPr="3A25CD95">
        <w:t xml:space="preserve"> term = 0.342367” vs an unsatisfactory report of “beta = 0.34”.</w:t>
      </w:r>
    </w:p>
    <w:p w14:paraId="50BE44E2" w14:textId="77777777" w:rsidR="00E12688" w:rsidRDefault="00000000" w:rsidP="3A25CD95">
      <w:pPr>
        <w:pStyle w:val="Compact"/>
        <w:numPr>
          <w:ilvl w:val="0"/>
          <w:numId w:val="14"/>
        </w:numPr>
      </w:pPr>
      <w:r w:rsidRPr="3A25CD95">
        <w:t>Please verify that for any test that was used as the basis for a power analysis, you are reporting the same effect size type used in that power analysis. It may not be the same type of effect size as was reported in the original paper (e.g., we convert to Cohen’s f squared to power many regression analyses, which is not commonly reported).</w:t>
      </w:r>
    </w:p>
    <w:p w14:paraId="2E656C51" w14:textId="77777777" w:rsidR="00E12688" w:rsidRDefault="00000000" w:rsidP="3A25CD95">
      <w:pPr>
        <w:pStyle w:val="Compact"/>
        <w:numPr>
          <w:ilvl w:val="0"/>
          <w:numId w:val="14"/>
        </w:numPr>
      </w:pPr>
      <w:r w:rsidRPr="3A25CD95">
        <w:t>For any test that does not have a corresponding power analysis, please provide an effect size that corresponds to one from the original paper to the extent possible.</w:t>
      </w:r>
    </w:p>
    <w:p w14:paraId="03F92D94" w14:textId="77777777" w:rsidR="00E12688" w:rsidRDefault="00000000" w:rsidP="3A25CD95">
      <w:pPr>
        <w:pStyle w:val="Compact"/>
        <w:numPr>
          <w:ilvl w:val="0"/>
          <w:numId w:val="14"/>
        </w:numPr>
      </w:pPr>
      <w:r w:rsidRPr="3A25CD95">
        <w:t>In the case of a regression analysis, please report the most unstandardized coefficient possible, e.g., the log-odds instead of the odds ratio. You may also report standardized values.</w:t>
      </w:r>
    </w:p>
    <w:p w14:paraId="09564B8E" w14:textId="77777777" w:rsidR="00E12688" w:rsidRDefault="00000000" w:rsidP="3A25CD95">
      <w:pPr>
        <w:pStyle w:val="Compact"/>
        <w:numPr>
          <w:ilvl w:val="0"/>
          <w:numId w:val="14"/>
        </w:numPr>
      </w:pPr>
      <w:r w:rsidRPr="3A25CD95">
        <w:t>If there are multiple cells/conditions or levels to your analysis, please provide the sample sizes for each cell or level, e.g., “234823 participants nested within 32 countries” or “angry condition n = 83, happy condition n = 85”.</w:t>
      </w:r>
    </w:p>
    <w:p w14:paraId="4E9D3052" w14:textId="77777777" w:rsidR="00E12688" w:rsidRDefault="00000000" w:rsidP="3A25CD95">
      <w:pPr>
        <w:pStyle w:val="Compact"/>
        <w:numPr>
          <w:ilvl w:val="0"/>
          <w:numId w:val="14"/>
        </w:numPr>
      </w:pPr>
      <w:r w:rsidRPr="3A25CD95">
        <w:t xml:space="preserve">If multiple claims are evaluated using the same model, it is ok to group them together. In that case, please ensure that it is still clear which specific </w:t>
      </w:r>
      <w:r w:rsidRPr="3A25CD95">
        <w:lastRenderedPageBreak/>
        <w:t>test/coefficient corresponds to which claim ID, and that there is still an evaluation of whether each claim replicated or not.</w:t>
      </w:r>
    </w:p>
    <w:p w14:paraId="7F539A4B" w14:textId="77777777" w:rsidR="00E12688" w:rsidRDefault="00000000" w:rsidP="3A25CD95">
      <w:pPr>
        <w:pStyle w:val="Compact"/>
        <w:numPr>
          <w:ilvl w:val="0"/>
          <w:numId w:val="14"/>
        </w:numPr>
      </w:pPr>
      <w:r w:rsidRPr="3A25CD95">
        <w:t>Scientific notation is acceptable for especially small or large values.</w:t>
      </w:r>
    </w:p>
    <w:p w14:paraId="45532DA6" w14:textId="77777777" w:rsidR="00E12688" w:rsidRDefault="00000000" w:rsidP="3A25CD95">
      <w:pPr>
        <w:pStyle w:val="FirstParagraph"/>
      </w:pPr>
      <w:r w:rsidRPr="3A25CD95">
        <w:t>These requirements apply to all “simple” tests (one inferential test expected to be significant) and any inferential test contained within a “complex” test of a claim.</w:t>
      </w:r>
    </w:p>
    <w:p w14:paraId="230B23A1" w14:textId="77777777" w:rsidR="00E12688" w:rsidRDefault="00000000" w:rsidP="3A25CD95">
      <w:pPr>
        <w:pStyle w:val="BodyText"/>
      </w:pPr>
      <w:r w:rsidRPr="3A25CD95">
        <w:t>If applicable, please also distinguish which results come from an analysis of (a) entirely new data, (b) “hybrid” data (composed of both data that was used in the original study and new data), and/or (c) entirely original data.</w:t>
      </w:r>
    </w:p>
    <w:p w14:paraId="7D62A7A8" w14:textId="77777777" w:rsidR="00E12688" w:rsidRDefault="00000000" w:rsidP="3A25CD95">
      <w:pPr>
        <w:pStyle w:val="Heading2"/>
      </w:pPr>
      <w:bookmarkStart w:id="2" w:name="description-of-generalizability"/>
      <w:bookmarkEnd w:id="1"/>
      <w:r w:rsidRPr="3A25CD95">
        <w:t>Description of generalizability</w:t>
      </w:r>
    </w:p>
    <w:p w14:paraId="194BAE80" w14:textId="4187070A" w:rsidR="006D01B2" w:rsidRDefault="00E97EC2" w:rsidP="3A25CD95">
      <w:pPr>
        <w:pStyle w:val="Heading2"/>
        <w:rPr>
          <w:rFonts w:asciiTheme="minorHAnsi" w:eastAsiaTheme="minorEastAsia" w:hAnsiTheme="minorHAnsi" w:cstheme="minorBidi"/>
          <w:b w:val="0"/>
          <w:bCs w:val="0"/>
          <w:i/>
          <w:iCs/>
          <w:sz w:val="24"/>
          <w:szCs w:val="24"/>
        </w:rPr>
      </w:pPr>
      <w:bookmarkStart w:id="3" w:name="claim-evaluation"/>
      <w:bookmarkEnd w:id="2"/>
      <w:r w:rsidRPr="3A25CD95">
        <w:rPr>
          <w:rFonts w:asciiTheme="minorHAnsi" w:eastAsiaTheme="minorEastAsia" w:hAnsiTheme="minorHAnsi" w:cstheme="minorBidi"/>
          <w:b w:val="0"/>
          <w:bCs w:val="0"/>
          <w:i/>
          <w:iCs/>
          <w:sz w:val="24"/>
          <w:szCs w:val="24"/>
        </w:rPr>
        <w:t>[Please describe how this study departs from the original study, and how it speaks to the original claim(s).]</w:t>
      </w:r>
    </w:p>
    <w:p w14:paraId="7425F21B" w14:textId="77777777" w:rsidR="006D01B2" w:rsidRPr="006D01B2" w:rsidRDefault="006D01B2" w:rsidP="3A25CD95">
      <w:pPr>
        <w:pStyle w:val="BodyText"/>
      </w:pPr>
    </w:p>
    <w:p w14:paraId="65BADC8F" w14:textId="72A22CEF" w:rsidR="00370285" w:rsidRDefault="14EA8B7E" w:rsidP="3A25CD95">
      <w:r w:rsidRPr="3A25CD95">
        <w:t xml:space="preserve">The study did not </w:t>
      </w:r>
      <w:r w:rsidR="416A800F" w:rsidRPr="3A25CD95">
        <w:t xml:space="preserve">substantially </w:t>
      </w:r>
      <w:r w:rsidRPr="3A25CD95">
        <w:t xml:space="preserve">deviate from the original one, except for the fact that all study materials was translated into Polish. </w:t>
      </w:r>
      <w:r w:rsidR="416A800F" w:rsidRPr="3A25CD95">
        <w:t>Moreover, at the end of the study additional six-item questionnaire of quest for significance (</w:t>
      </w:r>
      <w:proofErr w:type="spellStart"/>
      <w:r w:rsidR="045C6473" w:rsidRPr="3A25CD95">
        <w:t>Molinario</w:t>
      </w:r>
      <w:proofErr w:type="spellEnd"/>
      <w:r w:rsidR="045C6473" w:rsidRPr="3A25CD95">
        <w:t xml:space="preserve"> et al., 2022</w:t>
      </w:r>
      <w:r w:rsidR="416A800F" w:rsidRPr="3A25CD95">
        <w:t>) was applied. The questionnaire was administered after completing the main study (before debriefing</w:t>
      </w:r>
      <w:proofErr w:type="gramStart"/>
      <w:r w:rsidR="416A800F" w:rsidRPr="3A25CD95">
        <w:t>),</w:t>
      </w:r>
      <w:proofErr w:type="gramEnd"/>
      <w:r w:rsidR="416A800F" w:rsidRPr="3A25CD95">
        <w:t xml:space="preserve"> therefore</w:t>
      </w:r>
      <w:ins w:id="4" w:author="Ewa Szumowska" w:date="2022-11-18T09:30:00Z">
        <w:r w:rsidR="295033EA" w:rsidRPr="3A25CD95">
          <w:t>,</w:t>
        </w:r>
      </w:ins>
      <w:r w:rsidR="416A800F" w:rsidRPr="3A25CD95">
        <w:t xml:space="preserve"> it could not affect the results in any way. </w:t>
      </w:r>
    </w:p>
    <w:p w14:paraId="1D96876B" w14:textId="73EE7BE4" w:rsidR="006D01B2" w:rsidRPr="000A6DD4" w:rsidRDefault="14EA8B7E" w:rsidP="3A25CD95">
      <w:r w:rsidRPr="3A25CD95">
        <w:t xml:space="preserve">Despite </w:t>
      </w:r>
      <w:r w:rsidR="5A7F86AB" w:rsidRPr="3A25CD95">
        <w:t xml:space="preserve">a </w:t>
      </w:r>
      <w:r w:rsidRPr="3A25CD95">
        <w:t xml:space="preserve">larger sample, the gender balance between the conditions was analogous to </w:t>
      </w:r>
      <w:r w:rsidR="183FD72D" w:rsidRPr="3A25CD95">
        <w:t xml:space="preserve">the </w:t>
      </w:r>
      <w:r w:rsidRPr="3A25CD95">
        <w:t xml:space="preserve">original study. </w:t>
      </w:r>
    </w:p>
    <w:p w14:paraId="4ED0690B" w14:textId="0B1F59F3" w:rsidR="00E12688" w:rsidRDefault="00000000" w:rsidP="3A25CD95">
      <w:pPr>
        <w:pStyle w:val="Heading2"/>
      </w:pPr>
      <w:r w:rsidRPr="3A25CD95">
        <w:t xml:space="preserve">Claim </w:t>
      </w:r>
      <w:proofErr w:type="gramStart"/>
      <w:r w:rsidRPr="3A25CD95">
        <w:t>evaluation</w:t>
      </w:r>
      <w:proofErr w:type="gramEnd"/>
    </w:p>
    <w:p w14:paraId="2C5A9D0B" w14:textId="77777777" w:rsidR="00E12688" w:rsidRDefault="00000000" w:rsidP="3A25CD95">
      <w:pPr>
        <w:pStyle w:val="Heading3"/>
      </w:pPr>
      <w:bookmarkStart w:id="5" w:name="single-trace-claim"/>
      <w:r w:rsidRPr="3A25CD95">
        <w:t>Single-trace claim</w:t>
      </w:r>
    </w:p>
    <w:p w14:paraId="2B4784DE" w14:textId="1C2678C5" w:rsidR="00E12688" w:rsidRDefault="00000000" w:rsidP="3A25CD95">
      <w:pPr>
        <w:pStyle w:val="FirstParagraph"/>
      </w:pPr>
      <w:r w:rsidRPr="3A25CD95">
        <w:rPr>
          <w:b/>
          <w:bCs/>
        </w:rPr>
        <w:t>Coded claim 4 text (original paper):</w:t>
      </w:r>
      <w:r w:rsidRPr="3A25CD95">
        <w:t xml:space="preserve"> “</w:t>
      </w:r>
      <w:r w:rsidR="00E97EC2" w:rsidRPr="3A25CD95">
        <w:t xml:space="preserve">Most importantly, we found a significant interaction effect between the group and dilemma type, </w:t>
      </w:r>
      <w:proofErr w:type="gramStart"/>
      <w:r w:rsidR="00E97EC2" w:rsidRPr="3A25CD95">
        <w:t>F(</w:t>
      </w:r>
      <w:proofErr w:type="gramEnd"/>
      <w:r w:rsidR="00E97EC2" w:rsidRPr="3A25CD95">
        <w:t>1.742, 80.11) = 4.779, p = .014, partial eta squared = 0.094</w:t>
      </w:r>
      <w:r w:rsidRPr="3A25CD95">
        <w:t>”</w:t>
      </w:r>
    </w:p>
    <w:p w14:paraId="0AF3CBA7" w14:textId="784A8B3D" w:rsidR="00EB69D5" w:rsidRPr="00EB69D5" w:rsidRDefault="00EB69D5" w:rsidP="3A25CD95">
      <w:pPr>
        <w:pStyle w:val="BodyText"/>
      </w:pPr>
      <w:r w:rsidRPr="3A25CD95">
        <w:t xml:space="preserve">This claim was not replicated. </w:t>
      </w:r>
    </w:p>
    <w:p w14:paraId="71C0F244" w14:textId="77777777" w:rsidR="00E12688" w:rsidRDefault="00000000" w:rsidP="3A25CD95">
      <w:pPr>
        <w:pStyle w:val="Heading3"/>
      </w:pPr>
      <w:bookmarkStart w:id="6" w:name="replication-outcome-simple-test"/>
      <w:bookmarkEnd w:id="5"/>
      <w:r w:rsidRPr="3A25CD95">
        <w:t>Replication outcome: Simple test</w:t>
      </w:r>
    </w:p>
    <w:p w14:paraId="121B0EB2" w14:textId="31C4EA49" w:rsidR="00E12688" w:rsidRDefault="79FA5D90" w:rsidP="3A25CD95">
      <w:pPr>
        <w:pStyle w:val="FirstParagraph"/>
      </w:pPr>
      <w:r w:rsidRPr="3A25CD95">
        <w:rPr>
          <w:b/>
          <w:bCs/>
        </w:rPr>
        <w:t>Inferential criteria:</w:t>
      </w:r>
      <w:r w:rsidRPr="3A25CD95">
        <w:t xml:space="preserve"> Criteria for a successful replication attempt for the SCORE project is a statistically significant effect (alpha = .05, two tailed) in the same pattern as the original study on the focal statistical</w:t>
      </w:r>
      <w:r w:rsidR="7468124B" w:rsidRPr="3A25CD95">
        <w:t xml:space="preserve"> evidence above</w:t>
      </w:r>
      <w:r w:rsidRPr="3A25CD95">
        <w:t>. For this study a successful replication require</w:t>
      </w:r>
      <w:r w:rsidR="0CF0726E" w:rsidRPr="3A25CD95">
        <w:t xml:space="preserve">s a significant group (observed vs control) by type of dilemma interaction. </w:t>
      </w:r>
    </w:p>
    <w:p w14:paraId="4A026CB6" w14:textId="77777777" w:rsidR="00A648D0" w:rsidRDefault="00000000" w:rsidP="3A25CD95">
      <w:pPr>
        <w:rPr>
          <w:b/>
          <w:bCs/>
        </w:rPr>
      </w:pPr>
      <w:r w:rsidRPr="3A25CD95">
        <w:rPr>
          <w:b/>
          <w:bCs/>
        </w:rPr>
        <w:t>Result:</w:t>
      </w:r>
    </w:p>
    <w:p w14:paraId="188F28DD" w14:textId="3D20ADA7" w:rsidR="00C84A88" w:rsidRDefault="6E51F0ED" w:rsidP="3A25CD95">
      <w:pPr>
        <w:rPr>
          <w:i/>
          <w:iCs/>
        </w:rPr>
      </w:pPr>
      <w:r w:rsidRPr="3A25CD95">
        <w:rPr>
          <w:i/>
          <w:iCs/>
        </w:rPr>
        <w:t>Description of the sample</w:t>
      </w:r>
    </w:p>
    <w:p w14:paraId="70A0EBE2" w14:textId="3BAA28B8" w:rsidR="45253E0A" w:rsidRDefault="45253E0A" w:rsidP="3A25CD95">
      <w:r w:rsidRPr="3A25CD95">
        <w:lastRenderedPageBreak/>
        <w:t xml:space="preserve">160 participants took part in the study </w:t>
      </w:r>
      <w:r w:rsidR="32B822BC" w:rsidRPr="3A25CD95">
        <w:t>(76</w:t>
      </w:r>
      <w:r w:rsidR="0A837355" w:rsidRPr="3A25CD95">
        <w:t xml:space="preserve"> Females</w:t>
      </w:r>
      <w:r w:rsidR="32B822BC" w:rsidRPr="3A25CD95">
        <w:t>, 77</w:t>
      </w:r>
      <w:r w:rsidR="3D98E320" w:rsidRPr="3A25CD95">
        <w:t xml:space="preserve"> </w:t>
      </w:r>
      <w:r w:rsidR="32B822BC" w:rsidRPr="3A25CD95">
        <w:t>M</w:t>
      </w:r>
      <w:r w:rsidR="3D98E320" w:rsidRPr="3A25CD95">
        <w:t>ales</w:t>
      </w:r>
      <w:r w:rsidR="32B822BC" w:rsidRPr="3A25CD95">
        <w:t>, 4 non-binary, 2 other, one person did not report gender; Mage=</w:t>
      </w:r>
      <w:r w:rsidR="5691DEC8" w:rsidRPr="3A25CD95">
        <w:t xml:space="preserve">23.03, SD=4.95). </w:t>
      </w:r>
      <w:r w:rsidR="0844CAB9" w:rsidRPr="3A25CD95">
        <w:t xml:space="preserve"> </w:t>
      </w:r>
      <w:r w:rsidR="273D5669" w:rsidRPr="3A25CD95">
        <w:t>The structure of education in the sample was as follows: 1 Elementary, 3 Secondary, 119 currently studying, 32 Te</w:t>
      </w:r>
      <w:r w:rsidR="74646A19" w:rsidRPr="3A25CD95">
        <w:t>r</w:t>
      </w:r>
      <w:r w:rsidR="273D5669" w:rsidRPr="3A25CD95">
        <w:t>tiary, 5 people did not report their education</w:t>
      </w:r>
      <w:r w:rsidR="072F640B" w:rsidRPr="3A25CD95">
        <w:t xml:space="preserve"> level. </w:t>
      </w:r>
    </w:p>
    <w:p w14:paraId="3D88CF77" w14:textId="5B6A7F54" w:rsidR="2CA2B8E7" w:rsidRDefault="2CA2B8E7" w:rsidP="3A25CD95">
      <w:r w:rsidRPr="3A25CD95">
        <w:t>4 participants (1F, 3M</w:t>
      </w:r>
      <w:r w:rsidR="5D8CEB47" w:rsidRPr="3A25CD95">
        <w:t>; two from each condition</w:t>
      </w:r>
      <w:r w:rsidRPr="3A25CD95">
        <w:t>) were excluded from the main analysis as due to tech</w:t>
      </w:r>
      <w:r w:rsidR="779098BE" w:rsidRPr="3A25CD95">
        <w:t xml:space="preserve">nical issues they did not provide answers for the moral dilemmas in the main task. </w:t>
      </w:r>
    </w:p>
    <w:p w14:paraId="02673A95" w14:textId="429B51AC" w:rsidR="2677396C" w:rsidRDefault="7ACEA8AF" w:rsidP="3A25CD95">
      <w:pPr>
        <w:spacing w:line="259" w:lineRule="auto"/>
      </w:pPr>
      <w:r w:rsidRPr="3A25CD95">
        <w:t xml:space="preserve">The assumed target analytic sample size was 144 participants; </w:t>
      </w:r>
      <w:r w:rsidR="37EC4F6A" w:rsidRPr="3A25CD95">
        <w:t>therefore,</w:t>
      </w:r>
      <w:r w:rsidRPr="3A25CD95">
        <w:t xml:space="preserve"> we met the criteria</w:t>
      </w:r>
      <w:r w:rsidR="34A59345" w:rsidRPr="3A25CD95">
        <w:t xml:space="preserve"> stated in the </w:t>
      </w:r>
      <w:r w:rsidR="34A59345" w:rsidRPr="3A25CD95">
        <w:rPr>
          <w:rFonts w:ascii="Cambria" w:eastAsia="Cambria" w:hAnsi="Cambria" w:cs="Cambria"/>
        </w:rPr>
        <w:t>preregistration protocol</w:t>
      </w:r>
      <w:r w:rsidRPr="3A25CD95">
        <w:t xml:space="preserve">. </w:t>
      </w:r>
    </w:p>
    <w:p w14:paraId="1B52C207" w14:textId="278B4560" w:rsidR="00C84A88" w:rsidRPr="00C84A88" w:rsidRDefault="004A2566" w:rsidP="3A25CD95">
      <w:pPr>
        <w:rPr>
          <w:i/>
          <w:iCs/>
        </w:rPr>
      </w:pPr>
      <w:r w:rsidRPr="3A25CD95">
        <w:rPr>
          <w:i/>
          <w:iCs/>
        </w:rPr>
        <w:t xml:space="preserve">Moral dilemmas: </w:t>
      </w:r>
      <w:r w:rsidR="00C84A88" w:rsidRPr="3A25CD95">
        <w:rPr>
          <w:i/>
          <w:iCs/>
        </w:rPr>
        <w:t>Proportion of deontological responses</w:t>
      </w:r>
    </w:p>
    <w:p w14:paraId="37F61781" w14:textId="538D517D" w:rsidR="00EB69D5" w:rsidRPr="00EB69D5" w:rsidRDefault="0CF0726E" w:rsidP="3A25CD95">
      <w:r w:rsidRPr="3A25CD95">
        <w:t>The 2 (group) × 3 (dilemma type) mixed ANOVA on the proportion of deontological response</w:t>
      </w:r>
      <w:r w:rsidR="4B9EECC9" w:rsidRPr="3A25CD95">
        <w:t>s</w:t>
      </w:r>
      <w:r w:rsidRPr="3A25CD95">
        <w:t xml:space="preserve"> revealed a significant </w:t>
      </w:r>
      <w:r w:rsidR="3D2163CA" w:rsidRPr="3A25CD95">
        <w:t xml:space="preserve">simple </w:t>
      </w:r>
      <w:r w:rsidRPr="3A25CD95">
        <w:t xml:space="preserve">effect of dilemma type, </w:t>
      </w:r>
      <w:proofErr w:type="gramStart"/>
      <w:r w:rsidRPr="3A25CD95">
        <w:rPr>
          <w:i/>
          <w:iCs/>
        </w:rPr>
        <w:t>F</w:t>
      </w:r>
      <w:r w:rsidRPr="3A25CD95">
        <w:t>(</w:t>
      </w:r>
      <w:proofErr w:type="gramEnd"/>
      <w:r w:rsidRPr="3A25CD95">
        <w:t xml:space="preserve">1.820, 280.208)= 415.008, </w:t>
      </w:r>
      <w:r w:rsidRPr="3A25CD95">
        <w:rPr>
          <w:i/>
          <w:iCs/>
        </w:rPr>
        <w:t>p</w:t>
      </w:r>
      <w:r w:rsidRPr="3A25CD95">
        <w:t xml:space="preserve">&lt; .001, η2p=0.729. </w:t>
      </w:r>
      <w:r w:rsidR="585892F6" w:rsidRPr="3A25CD95">
        <w:t>Bonferroni-corrected multiple comparisons</w:t>
      </w:r>
      <w:r w:rsidRPr="3A25CD95">
        <w:t xml:space="preserve"> found that the personal moral dilemmas produced more deontological responses (M=0.6388, SD=0.1582) than both impersonal moral dilemmas (M=0.5124, SD=0.1182) (p&lt;0.001, 95%CI=[0.095, 0.158]) and non-moral dilemmas (M=0.2739, SD=0.0663) (p&lt;0.001, 95%CI=[0.330, 0.400]).Participants were also more likely to make deontological decisions in impersonal moral dilemmas vs. non-moral dilemmas (p&lt;0.001, 95%CI=[0.212, 0.265]). </w:t>
      </w:r>
    </w:p>
    <w:p w14:paraId="07C16F46" w14:textId="36341189" w:rsidR="00EB69D5" w:rsidRPr="00EB69D5" w:rsidRDefault="0CF0726E" w:rsidP="3A25CD95">
      <w:r w:rsidRPr="3A25CD95">
        <w:t xml:space="preserve">There was no significant effect of group on moral decisions </w:t>
      </w:r>
      <w:proofErr w:type="gramStart"/>
      <w:r w:rsidRPr="3A25CD95">
        <w:t>F(</w:t>
      </w:r>
      <w:proofErr w:type="gramEnd"/>
      <w:r w:rsidRPr="3A25CD95">
        <w:t>1,154)=1.003, p=0.318, η2p=0.006.</w:t>
      </w:r>
    </w:p>
    <w:p w14:paraId="76F07C83" w14:textId="16ADEEEB" w:rsidR="00EB69D5" w:rsidRPr="00EB69D5" w:rsidRDefault="04616DB9" w:rsidP="3A25CD95">
      <w:r w:rsidRPr="00704131">
        <w:rPr>
          <w:b/>
          <w:bCs/>
        </w:rPr>
        <w:t>Crucially, however, w</w:t>
      </w:r>
      <w:r w:rsidR="0CF0726E" w:rsidRPr="00704131">
        <w:rPr>
          <w:b/>
          <w:bCs/>
        </w:rPr>
        <w:t xml:space="preserve">e did not find significant interaction between the condition and the type of dilemma </w:t>
      </w:r>
      <w:proofErr w:type="gramStart"/>
      <w:r w:rsidR="0CF0726E" w:rsidRPr="00704131">
        <w:rPr>
          <w:b/>
          <w:bCs/>
        </w:rPr>
        <w:t>F(</w:t>
      </w:r>
      <w:proofErr w:type="gramEnd"/>
      <w:r w:rsidR="0CF0726E" w:rsidRPr="00704131">
        <w:rPr>
          <w:b/>
          <w:bCs/>
        </w:rPr>
        <w:t>1.820, 280.208)=0.237, p=0.768, η2p=0.002.</w:t>
      </w:r>
      <w:r w:rsidR="0CF0726E" w:rsidRPr="3A25CD95">
        <w:t xml:space="preserve"> The interaction remained insignificant after controlling for the participants’ baseline moral orientation (D-parameter), F</w:t>
      </w:r>
      <w:proofErr w:type="gramStart"/>
      <w:r w:rsidR="0CF0726E" w:rsidRPr="3A25CD95">
        <w:t>=(</w:t>
      </w:r>
      <w:proofErr w:type="gramEnd"/>
      <w:r w:rsidR="0CF0726E" w:rsidRPr="3A25CD95">
        <w:t xml:space="preserve">1.860,284.626)=0.224, p=0.783, η2p=0.001. </w:t>
      </w:r>
    </w:p>
    <w:p w14:paraId="330F7D09" w14:textId="3159F052" w:rsidR="00E12688" w:rsidRPr="00293AE6" w:rsidRDefault="004A2566" w:rsidP="3A25CD95">
      <w:pPr>
        <w:rPr>
          <w:i/>
          <w:iCs/>
        </w:rPr>
      </w:pPr>
      <w:r w:rsidRPr="3A25CD95">
        <w:rPr>
          <w:i/>
          <w:iCs/>
        </w:rPr>
        <w:t>Moral dilemmas</w:t>
      </w:r>
      <w:r w:rsidR="00D779B6" w:rsidRPr="3A25CD95">
        <w:rPr>
          <w:i/>
          <w:iCs/>
        </w:rPr>
        <w:t>: Decision confidence</w:t>
      </w:r>
    </w:p>
    <w:p w14:paraId="60ED7FB3" w14:textId="77777777" w:rsidR="00FA16D8" w:rsidRPr="001C64A6" w:rsidRDefault="00FA16D8" w:rsidP="3A25CD95">
      <w:r w:rsidRPr="3A25CD95">
        <w:t xml:space="preserve">The 2 (group) × 3 (dilemma type) × 2 (response type) mixed ANOVA on the decision confidence yielded a significant main effect of dilemma type, </w:t>
      </w:r>
      <w:proofErr w:type="gramStart"/>
      <w:r w:rsidRPr="3A25CD95">
        <w:t>F(</w:t>
      </w:r>
      <w:proofErr w:type="gramEnd"/>
      <w:r w:rsidRPr="3A25CD95">
        <w:t xml:space="preserve">1.905,293.360)= 79.009, p&lt; .001, η2p= 0.339. Participants generally indicated the lower decision confidence for the judgments in personal moral dilemmas (M= 1.450 ± 0.014) vs. impersonal moral </w:t>
      </w:r>
      <w:proofErr w:type="gramStart"/>
      <w:r w:rsidRPr="3A25CD95">
        <w:t>dilemmas  (</w:t>
      </w:r>
      <w:proofErr w:type="gramEnd"/>
      <w:r w:rsidRPr="3A25CD95">
        <w:t>M= 1.502 ± 0.015) (p&lt;0.001, 95%CI=[-0.084, -0.019]), personal  moral  dilemmas  vs.  non-</w:t>
      </w:r>
      <w:proofErr w:type="gramStart"/>
      <w:r w:rsidRPr="3A25CD95">
        <w:t>moral  dilemmas</w:t>
      </w:r>
      <w:proofErr w:type="gramEnd"/>
      <w:r w:rsidRPr="3A25CD95">
        <w:t xml:space="preserve"> (M= 1.635 ± 0.017) (p&lt;0.001, 95%CI=[-0.224, -0.145]) and  impersonal  moral  dilemmas  vs.  non-</w:t>
      </w:r>
      <w:proofErr w:type="gramStart"/>
      <w:r w:rsidRPr="3A25CD95">
        <w:t>moral  dilemmas</w:t>
      </w:r>
      <w:proofErr w:type="gramEnd"/>
      <w:r w:rsidRPr="3A25CD95">
        <w:t xml:space="preserve"> (p&lt;0.001, 95%CI=[-0.171, -0.09]).</w:t>
      </w:r>
    </w:p>
    <w:p w14:paraId="1248CFDF" w14:textId="05973BCA" w:rsidR="00FA16D8" w:rsidRPr="001C64A6" w:rsidRDefault="63B3E051" w:rsidP="3A25CD95">
      <w:r w:rsidRPr="3A25CD95">
        <w:t>There was no significant effect of response type</w:t>
      </w:r>
      <w:ins w:id="7" w:author="Ewa Szumowska" w:date="2022-11-18T09:36:00Z">
        <w:r w:rsidR="5A104BF6" w:rsidRPr="3A25CD95">
          <w:t>,</w:t>
        </w:r>
      </w:ins>
      <w:r w:rsidRPr="3A25CD95">
        <w:t xml:space="preserve"> </w:t>
      </w:r>
      <w:proofErr w:type="gramStart"/>
      <w:r w:rsidRPr="3A25CD95">
        <w:t>F(</w:t>
      </w:r>
      <w:proofErr w:type="gramEnd"/>
      <w:r w:rsidRPr="3A25CD95">
        <w:t xml:space="preserve">1,154)=2.444, p=0.123, η2p=0.016. </w:t>
      </w:r>
    </w:p>
    <w:p w14:paraId="0E5B4953" w14:textId="212B5DA5" w:rsidR="00FA16D8" w:rsidRPr="001C64A6" w:rsidRDefault="63B3E051" w:rsidP="3A25CD95">
      <w:r w:rsidRPr="3A25CD95">
        <w:t xml:space="preserve">There was no significant effect of </w:t>
      </w:r>
      <w:r w:rsidR="57C2DEF9" w:rsidRPr="3A25CD95">
        <w:t>group</w:t>
      </w:r>
      <w:r w:rsidR="5A104BF6" w:rsidRPr="3A25CD95">
        <w:t>,</w:t>
      </w:r>
      <w:r w:rsidRPr="3A25CD95">
        <w:t xml:space="preserve"> </w:t>
      </w:r>
      <w:proofErr w:type="gramStart"/>
      <w:r w:rsidRPr="3A25CD95">
        <w:t>F(</w:t>
      </w:r>
      <w:proofErr w:type="gramEnd"/>
      <w:r w:rsidRPr="3A25CD95">
        <w:t xml:space="preserve">1,154)=0.533, p=0.467, η2p=0.003. </w:t>
      </w:r>
    </w:p>
    <w:p w14:paraId="5F18A82D" w14:textId="0090038A" w:rsidR="00FA16D8" w:rsidRPr="001C64A6" w:rsidRDefault="63B3E051" w:rsidP="3A25CD95">
      <w:r w:rsidRPr="3A25CD95">
        <w:t>The interaction between</w:t>
      </w:r>
      <w:r w:rsidR="38475DAB" w:rsidRPr="3A25CD95">
        <w:t xml:space="preserve"> Response </w:t>
      </w:r>
      <w:r w:rsidR="3A418037" w:rsidRPr="3A25CD95">
        <w:t>T</w:t>
      </w:r>
      <w:r w:rsidR="38475DAB" w:rsidRPr="3A25CD95">
        <w:t xml:space="preserve">ype </w:t>
      </w:r>
      <w:r w:rsidRPr="3A25CD95">
        <w:t xml:space="preserve">and </w:t>
      </w:r>
      <w:r w:rsidR="2F6F7D3B" w:rsidRPr="3A25CD95">
        <w:t>Group</w:t>
      </w:r>
      <w:r w:rsidRPr="3A25CD95">
        <w:t xml:space="preserve"> was nonsignificant </w:t>
      </w:r>
      <w:proofErr w:type="gramStart"/>
      <w:r w:rsidRPr="3A25CD95">
        <w:t>F(</w:t>
      </w:r>
      <w:proofErr w:type="gramEnd"/>
      <w:r w:rsidRPr="3A25CD95">
        <w:t xml:space="preserve">1,154)=0.373, p=0.542, η2p=0.002. </w:t>
      </w:r>
    </w:p>
    <w:p w14:paraId="4FF8BAEF" w14:textId="35685FD3" w:rsidR="00FA16D8" w:rsidRPr="001C64A6" w:rsidRDefault="63B3E051" w:rsidP="3A25CD95">
      <w:r w:rsidRPr="3A25CD95">
        <w:lastRenderedPageBreak/>
        <w:t xml:space="preserve">The interaction between Dilemma type and </w:t>
      </w:r>
      <w:r w:rsidR="37155192" w:rsidRPr="3A25CD95">
        <w:t xml:space="preserve">Response </w:t>
      </w:r>
      <w:r w:rsidR="6F53A05F" w:rsidRPr="3A25CD95">
        <w:t>T</w:t>
      </w:r>
      <w:r w:rsidR="37155192" w:rsidRPr="3A25CD95">
        <w:t xml:space="preserve">ype </w:t>
      </w:r>
      <w:r w:rsidRPr="3A25CD95">
        <w:t xml:space="preserve">was significant </w:t>
      </w:r>
      <w:proofErr w:type="gramStart"/>
      <w:r w:rsidRPr="3A25CD95">
        <w:t>F(</w:t>
      </w:r>
      <w:proofErr w:type="gramEnd"/>
      <w:r w:rsidRPr="3A25CD95">
        <w:t xml:space="preserve">1.910, 294.113)=353.087, p&lt;0.001, η2p=0.696. </w:t>
      </w:r>
      <w:commentRangeStart w:id="8"/>
      <w:commentRangeStart w:id="9"/>
      <w:r w:rsidRPr="3A25CD95">
        <w:t xml:space="preserve">For the </w:t>
      </w:r>
      <w:r w:rsidR="7ACA3EA2" w:rsidRPr="3A25CD95">
        <w:t>response</w:t>
      </w:r>
      <w:r w:rsidRPr="3A25CD95">
        <w:t xml:space="preserve"> Appropriate</w:t>
      </w:r>
      <w:commentRangeEnd w:id="8"/>
      <w:r w:rsidR="00FA16D8">
        <w:commentReference w:id="8"/>
      </w:r>
      <w:commentRangeEnd w:id="9"/>
      <w:r w:rsidR="00FA16D8">
        <w:commentReference w:id="9"/>
      </w:r>
      <w:r w:rsidRPr="3A25CD95">
        <w:t xml:space="preserve"> participants were less confident in the </w:t>
      </w:r>
      <w:r w:rsidR="5B44F59A" w:rsidRPr="3A25CD95">
        <w:t>p</w:t>
      </w:r>
      <w:r w:rsidRPr="3A25CD95">
        <w:t xml:space="preserve">ersonal </w:t>
      </w:r>
      <w:r w:rsidR="6FAC5D34" w:rsidRPr="3A25CD95">
        <w:t>m</w:t>
      </w:r>
      <w:r w:rsidRPr="3A25CD95">
        <w:t xml:space="preserve">oral </w:t>
      </w:r>
      <w:r w:rsidR="477AA0E0" w:rsidRPr="3A25CD95">
        <w:t>d</w:t>
      </w:r>
      <w:r w:rsidRPr="3A25CD95">
        <w:t>ilemmas (M=1.234 ± 0.020) as compared to</w:t>
      </w:r>
      <w:commentRangeStart w:id="11"/>
      <w:r w:rsidRPr="3A25CD95">
        <w:t xml:space="preserve"> </w:t>
      </w:r>
      <w:r w:rsidR="5E966ADA" w:rsidRPr="3A25CD95">
        <w:t>n</w:t>
      </w:r>
      <w:r w:rsidRPr="3A25CD95">
        <w:t>on-</w:t>
      </w:r>
      <w:r w:rsidR="6E4FD608" w:rsidRPr="3A25CD95">
        <w:t>p</w:t>
      </w:r>
      <w:r w:rsidRPr="3A25CD95">
        <w:t>ersonal</w:t>
      </w:r>
      <w:commentRangeEnd w:id="11"/>
      <w:r w:rsidR="00FA16D8">
        <w:commentReference w:id="11"/>
      </w:r>
      <w:r w:rsidRPr="3A25CD95">
        <w:t xml:space="preserve"> </w:t>
      </w:r>
      <w:r w:rsidR="014CD3B7" w:rsidRPr="3A25CD95">
        <w:t>m</w:t>
      </w:r>
      <w:r w:rsidRPr="3A25CD95">
        <w:t xml:space="preserve">oral </w:t>
      </w:r>
      <w:r w:rsidR="5E682F3E" w:rsidRPr="3A25CD95">
        <w:t>d</w:t>
      </w:r>
      <w:r w:rsidRPr="3A25CD95">
        <w:t>ilemmas (M=1.490 ± 0.019) (p&lt;0.001, 95%CI</w:t>
      </w:r>
      <w:proofErr w:type="gramStart"/>
      <w:r w:rsidRPr="3A25CD95">
        <w:t>=[</w:t>
      </w:r>
      <w:proofErr w:type="gramEnd"/>
      <w:r w:rsidRPr="3A25CD95">
        <w:t xml:space="preserve">-0.306, -0.206]), as well as </w:t>
      </w:r>
      <w:r w:rsidR="545F4CD7" w:rsidRPr="3A25CD95">
        <w:t>n</w:t>
      </w:r>
      <w:r w:rsidRPr="3A25CD95">
        <w:t xml:space="preserve">on-moral </w:t>
      </w:r>
      <w:r w:rsidR="77760408" w:rsidRPr="3A25CD95">
        <w:t>d</w:t>
      </w:r>
      <w:r w:rsidRPr="3A25CD95">
        <w:t xml:space="preserve">ilemmas (M=1.835 ± 0.014) (p&lt;0.001, 95%CI=[-0.653, -0.549]). Moreover, for the </w:t>
      </w:r>
      <w:r w:rsidR="749937B7" w:rsidRPr="3A25CD95">
        <w:t>response</w:t>
      </w:r>
      <w:r w:rsidRPr="3A25CD95">
        <w:t xml:space="preserve"> Appropriate participants were less confident in the </w:t>
      </w:r>
      <w:r w:rsidR="31E28B28" w:rsidRPr="3A25CD95">
        <w:t>n</w:t>
      </w:r>
      <w:r w:rsidRPr="3A25CD95">
        <w:t xml:space="preserve">on-personal </w:t>
      </w:r>
      <w:r w:rsidR="14A9A13F" w:rsidRPr="3A25CD95">
        <w:t>m</w:t>
      </w:r>
      <w:r w:rsidRPr="3A25CD95">
        <w:t xml:space="preserve">oral </w:t>
      </w:r>
      <w:r w:rsidR="5F463415" w:rsidRPr="3A25CD95">
        <w:t>d</w:t>
      </w:r>
      <w:r w:rsidRPr="3A25CD95">
        <w:t xml:space="preserve">ilemmas as compared to </w:t>
      </w:r>
      <w:r w:rsidR="490E344A" w:rsidRPr="3A25CD95">
        <w:t>n</w:t>
      </w:r>
      <w:r w:rsidRPr="3A25CD95">
        <w:t xml:space="preserve">on-moral </w:t>
      </w:r>
      <w:r w:rsidR="2E4E6D8D" w:rsidRPr="3A25CD95">
        <w:t>d</w:t>
      </w:r>
      <w:r w:rsidRPr="3A25CD95">
        <w:t>ilemmas (p&lt;0.001, 95%CI</w:t>
      </w:r>
      <w:proofErr w:type="gramStart"/>
      <w:r w:rsidRPr="3A25CD95">
        <w:t>=[</w:t>
      </w:r>
      <w:proofErr w:type="gramEnd"/>
      <w:r w:rsidRPr="3A25CD95">
        <w:t xml:space="preserve">-0.391, -0.2959). For the </w:t>
      </w:r>
      <w:r w:rsidR="205CBB10" w:rsidRPr="3A25CD95">
        <w:t>response</w:t>
      </w:r>
      <w:r w:rsidRPr="3A25CD95">
        <w:t xml:space="preserve"> Inappropriate participants were more confident in the </w:t>
      </w:r>
      <w:r w:rsidR="5C99A66F" w:rsidRPr="3A25CD95">
        <w:t>p</w:t>
      </w:r>
      <w:r w:rsidRPr="3A25CD95">
        <w:t xml:space="preserve">ersonal </w:t>
      </w:r>
      <w:r w:rsidR="545791A6" w:rsidRPr="3A25CD95">
        <w:t>m</w:t>
      </w:r>
      <w:r w:rsidRPr="3A25CD95">
        <w:t xml:space="preserve">oral </w:t>
      </w:r>
      <w:r w:rsidR="16146A9B" w:rsidRPr="3A25CD95">
        <w:t>d</w:t>
      </w:r>
      <w:r w:rsidRPr="3A25CD95">
        <w:t xml:space="preserve">ilemmas (M=1.667 ± 0.014) as compared to </w:t>
      </w:r>
      <w:r w:rsidR="5774A0BA" w:rsidRPr="3A25CD95">
        <w:t>n</w:t>
      </w:r>
      <w:r w:rsidRPr="3A25CD95">
        <w:t>on-</w:t>
      </w:r>
      <w:r w:rsidR="31B3E98A" w:rsidRPr="3A25CD95">
        <w:t>p</w:t>
      </w:r>
      <w:r w:rsidRPr="3A25CD95">
        <w:t xml:space="preserve">ersonal </w:t>
      </w:r>
      <w:r w:rsidR="47DD9CBD" w:rsidRPr="3A25CD95">
        <w:t>m</w:t>
      </w:r>
      <w:r w:rsidRPr="3A25CD95">
        <w:t xml:space="preserve">oral </w:t>
      </w:r>
      <w:r w:rsidR="3EF873EF" w:rsidRPr="3A25CD95">
        <w:t>d</w:t>
      </w:r>
      <w:r w:rsidRPr="3A25CD95">
        <w:t>ilemmas (M=1.515 ± 0.018) (p&lt;0.001, 95%CI</w:t>
      </w:r>
      <w:proofErr w:type="gramStart"/>
      <w:r w:rsidRPr="3A25CD95">
        <w:t>=[</w:t>
      </w:r>
      <w:proofErr w:type="gramEnd"/>
      <w:r w:rsidRPr="3A25CD95">
        <w:t xml:space="preserve">0.110, 0.195]), as well as </w:t>
      </w:r>
      <w:r w:rsidR="45E06705" w:rsidRPr="3A25CD95">
        <w:t>n</w:t>
      </w:r>
      <w:r w:rsidRPr="3A25CD95">
        <w:t xml:space="preserve">on-moral </w:t>
      </w:r>
      <w:r w:rsidR="62D75CE7" w:rsidRPr="3A25CD95">
        <w:t>d</w:t>
      </w:r>
      <w:r w:rsidRPr="3A25CD95">
        <w:t xml:space="preserve">ilemmas (M=1.435 ± 0.026) (p&lt;0.001, 95%CI=[0.172, 0.293]). Moreover, for the </w:t>
      </w:r>
      <w:r w:rsidR="54D4238F" w:rsidRPr="3A25CD95">
        <w:t>response</w:t>
      </w:r>
      <w:r w:rsidRPr="3A25CD95">
        <w:t xml:space="preserve"> Inappropriate participants were more confident in the </w:t>
      </w:r>
      <w:r w:rsidR="44BF3C93" w:rsidRPr="3A25CD95">
        <w:t>n</w:t>
      </w:r>
      <w:r w:rsidRPr="3A25CD95">
        <w:t xml:space="preserve">on-personal </w:t>
      </w:r>
      <w:r w:rsidR="3CE3C73F" w:rsidRPr="3A25CD95">
        <w:t>m</w:t>
      </w:r>
      <w:r w:rsidRPr="3A25CD95">
        <w:t xml:space="preserve">oral </w:t>
      </w:r>
      <w:r w:rsidR="53A94367" w:rsidRPr="3A25CD95">
        <w:t>d</w:t>
      </w:r>
      <w:r w:rsidRPr="3A25CD95">
        <w:t xml:space="preserve">ilemmas as compared to </w:t>
      </w:r>
      <w:r w:rsidR="3D4DF6B4" w:rsidRPr="3A25CD95">
        <w:t>n</w:t>
      </w:r>
      <w:r w:rsidRPr="3A25CD95">
        <w:t xml:space="preserve">on-moral </w:t>
      </w:r>
      <w:r w:rsidR="4BC19335" w:rsidRPr="3A25CD95">
        <w:t>d</w:t>
      </w:r>
      <w:r w:rsidRPr="3A25CD95">
        <w:t>ilemmas (p=0.007, 95%CI</w:t>
      </w:r>
      <w:proofErr w:type="gramStart"/>
      <w:r w:rsidRPr="3A25CD95">
        <w:t>=[</w:t>
      </w:r>
      <w:proofErr w:type="gramEnd"/>
      <w:r w:rsidRPr="3A25CD95">
        <w:t>0.017, 0.142]).</w:t>
      </w:r>
    </w:p>
    <w:p w14:paraId="142854F1" w14:textId="1BBF9878" w:rsidR="00FA16D8" w:rsidRPr="001C64A6" w:rsidRDefault="00FA16D8" w:rsidP="3A25CD95">
      <w:r w:rsidRPr="3A25CD95">
        <w:t xml:space="preserve">The interaction between Dilemma </w:t>
      </w:r>
      <w:r w:rsidR="23C0271A" w:rsidRPr="3A25CD95">
        <w:t>T</w:t>
      </w:r>
      <w:r w:rsidRPr="3A25CD95">
        <w:t xml:space="preserve">ype and </w:t>
      </w:r>
      <w:r w:rsidR="79AA3516" w:rsidRPr="3A25CD95">
        <w:t>Group</w:t>
      </w:r>
      <w:r w:rsidRPr="3A25CD95">
        <w:t xml:space="preserve"> was nonsignificant </w:t>
      </w:r>
      <w:proofErr w:type="gramStart"/>
      <w:r w:rsidRPr="3A25CD95">
        <w:t>F(</w:t>
      </w:r>
      <w:proofErr w:type="gramEnd"/>
      <w:r w:rsidRPr="3A25CD95">
        <w:t xml:space="preserve">1.905,154)=0.214, p=0.807, η2p=0.001. </w:t>
      </w:r>
    </w:p>
    <w:p w14:paraId="62653D4C" w14:textId="76CAA9ED" w:rsidR="00FA16D8" w:rsidRDefault="63B3E051" w:rsidP="3A25CD95">
      <w:r w:rsidRPr="3A25CD95">
        <w:t xml:space="preserve">The tree-way interaction between </w:t>
      </w:r>
      <w:r w:rsidR="6BAA1494" w:rsidRPr="3A25CD95">
        <w:t>Group</w:t>
      </w:r>
      <w:r w:rsidRPr="3A25CD95">
        <w:t xml:space="preserve">, </w:t>
      </w:r>
      <w:r w:rsidR="0588C305" w:rsidRPr="3A25CD95">
        <w:t xml:space="preserve">Response </w:t>
      </w:r>
      <w:r w:rsidR="0C15C08C" w:rsidRPr="3A25CD95">
        <w:t>T</w:t>
      </w:r>
      <w:r w:rsidR="0588C305" w:rsidRPr="3A25CD95">
        <w:t>ype</w:t>
      </w:r>
      <w:r w:rsidRPr="3A25CD95">
        <w:t xml:space="preserve"> and Dilemma Type was also nonsignificant</w:t>
      </w:r>
      <w:ins w:id="12" w:author="Ewa Szumowska" w:date="2022-11-18T09:39:00Z">
        <w:r w:rsidR="2DA08C43" w:rsidRPr="3A25CD95">
          <w:t>,</w:t>
        </w:r>
      </w:ins>
      <w:r w:rsidRPr="3A25CD95">
        <w:t xml:space="preserve"> </w:t>
      </w:r>
      <w:proofErr w:type="gramStart"/>
      <w:r w:rsidRPr="3A25CD95">
        <w:t>F(</w:t>
      </w:r>
      <w:proofErr w:type="gramEnd"/>
      <w:r w:rsidRPr="3A25CD95">
        <w:t>1.910, 294.113)=1.041, p=0.354, η2p=0.007.</w:t>
      </w:r>
    </w:p>
    <w:p w14:paraId="58AFB6BB" w14:textId="6B91D4CA" w:rsidR="001C64A6" w:rsidRDefault="00BD6829" w:rsidP="3A25CD95">
      <w:pPr>
        <w:pStyle w:val="BodyText"/>
        <w:rPr>
          <w:i/>
          <w:iCs/>
        </w:rPr>
      </w:pPr>
      <w:r w:rsidRPr="3A25CD95">
        <w:rPr>
          <w:i/>
          <w:iCs/>
        </w:rPr>
        <w:t>Moral dilemmas: Reaction time</w:t>
      </w:r>
    </w:p>
    <w:p w14:paraId="7CBE6058" w14:textId="19274FEC" w:rsidR="009D5E05" w:rsidRPr="00452E85" w:rsidRDefault="260D3C19" w:rsidP="3A25CD95">
      <w:r w:rsidRPr="3A25CD95">
        <w:t xml:space="preserve">The 2 (group) × 3 (dilemma type) × 2 (response type) mixed ANOVA on reaction times yielded a significant main effect of dilemma type, </w:t>
      </w:r>
      <w:proofErr w:type="gramStart"/>
      <w:r w:rsidRPr="3A25CD95">
        <w:t>F(</w:t>
      </w:r>
      <w:proofErr w:type="gramEnd"/>
      <w:r w:rsidRPr="3A25CD95">
        <w:t>1.759,153.00)= 118.285, p&lt; 0.001, η2p= 0.436. Participants generally</w:t>
      </w:r>
      <w:r w:rsidR="27BE2801" w:rsidRPr="3A25CD95">
        <w:t xml:space="preserve"> had </w:t>
      </w:r>
      <w:r w:rsidRPr="3A25CD95">
        <w:t xml:space="preserve">longer reaction time for the judgments in non-moral moral dilemmas (M= 6.640 ± 0.150) vs. personal moral </w:t>
      </w:r>
      <w:proofErr w:type="gramStart"/>
      <w:r w:rsidRPr="3A25CD95">
        <w:t>dilemmas  (</w:t>
      </w:r>
      <w:proofErr w:type="gramEnd"/>
      <w:r w:rsidRPr="3A25CD95">
        <w:t>M=5.084 ± 0.149) (p&lt;0.001, 95%CI=[1.173, 1.933]), non-moral  dilemmas  vs.  non-</w:t>
      </w:r>
      <w:proofErr w:type="gramStart"/>
      <w:r w:rsidRPr="3A25CD95">
        <w:t>personal  dilemmas</w:t>
      </w:r>
      <w:proofErr w:type="gramEnd"/>
      <w:r w:rsidRPr="3A25CD95">
        <w:t xml:space="preserve"> (M=4.686 ± 0.099) (p&lt;0.001, 95%CI=[1.666, 2.243]). Moreover participants took more time to make a decision in personal moral dilemmas as compared to non-personal dilemmas (p=0.004, 95%CI</w:t>
      </w:r>
      <w:proofErr w:type="gramStart"/>
      <w:r w:rsidRPr="3A25CD95">
        <w:t>=[</w:t>
      </w:r>
      <w:proofErr w:type="gramEnd"/>
      <w:r w:rsidRPr="3A25CD95">
        <w:t>0.103, 0.700]).</w:t>
      </w:r>
    </w:p>
    <w:p w14:paraId="2E8307C8" w14:textId="66879C84" w:rsidR="009D5E05" w:rsidRPr="00452E85" w:rsidRDefault="260D3C19" w:rsidP="3A25CD95">
      <w:r w:rsidRPr="3A25CD95">
        <w:t>There was marginally significant effect of response type</w:t>
      </w:r>
      <w:r w:rsidR="7B73815E" w:rsidRPr="3A25CD95">
        <w:t>,</w:t>
      </w:r>
      <w:r w:rsidRPr="3A25CD95">
        <w:t xml:space="preserve"> </w:t>
      </w:r>
      <w:proofErr w:type="gramStart"/>
      <w:r w:rsidRPr="3A25CD95">
        <w:t>F(</w:t>
      </w:r>
      <w:proofErr w:type="gramEnd"/>
      <w:r w:rsidRPr="3A25CD95">
        <w:t>1,153)=3.880, p=0.051, η2p=0.025. It took longer for participants to answer Inappropriate (M=5.582 ± 0.116) than Appropriate (M=5.360 ± 0.131).</w:t>
      </w:r>
    </w:p>
    <w:p w14:paraId="73CE4836" w14:textId="17C12AF7" w:rsidR="009D5E05" w:rsidRPr="00452E85" w:rsidRDefault="260D3C19" w:rsidP="3A25CD95">
      <w:r w:rsidRPr="3A25CD95">
        <w:t xml:space="preserve">There was </w:t>
      </w:r>
      <w:r w:rsidR="7BC04EF2" w:rsidRPr="3A25CD95">
        <w:t xml:space="preserve">a </w:t>
      </w:r>
      <w:r w:rsidRPr="3A25CD95">
        <w:t xml:space="preserve">significant effect of </w:t>
      </w:r>
      <w:r w:rsidR="0FAC16C6" w:rsidRPr="3A25CD95">
        <w:t>group</w:t>
      </w:r>
      <w:r w:rsidR="3B0900C1" w:rsidRPr="3A25CD95">
        <w:t>,</w:t>
      </w:r>
      <w:r w:rsidRPr="3A25CD95">
        <w:t xml:space="preserve"> </w:t>
      </w:r>
      <w:proofErr w:type="gramStart"/>
      <w:r w:rsidRPr="3A25CD95">
        <w:t>F(</w:t>
      </w:r>
      <w:proofErr w:type="gramEnd"/>
      <w:r w:rsidRPr="3A25CD95">
        <w:t xml:space="preserve">1,153)=4.832, p=0.029, η2p=0.031. Participants needed more time to give an answer in </w:t>
      </w:r>
      <w:r w:rsidR="788E6C1A" w:rsidRPr="3A25CD95">
        <w:t xml:space="preserve">the </w:t>
      </w:r>
      <w:commentRangeStart w:id="13"/>
      <w:r w:rsidR="56C373D6" w:rsidRPr="3A25CD95">
        <w:t xml:space="preserve">social observation </w:t>
      </w:r>
      <w:commentRangeEnd w:id="13"/>
      <w:r w:rsidR="009D5E05">
        <w:commentReference w:id="13"/>
      </w:r>
      <w:r w:rsidRPr="3A25CD95">
        <w:t xml:space="preserve">(M=5.713 ± 0.156) than in </w:t>
      </w:r>
      <w:r w:rsidR="00A895BF" w:rsidRPr="3A25CD95">
        <w:t xml:space="preserve">the </w:t>
      </w:r>
      <w:r w:rsidRPr="3A25CD95">
        <w:t xml:space="preserve">control </w:t>
      </w:r>
      <w:r w:rsidR="4674C0AB" w:rsidRPr="3A25CD95">
        <w:t>group</w:t>
      </w:r>
      <w:r w:rsidRPr="3A25CD95">
        <w:t xml:space="preserve"> (M=5.229 ± 0.155). </w:t>
      </w:r>
    </w:p>
    <w:p w14:paraId="4BB54789" w14:textId="5E74324A" w:rsidR="009D5E05" w:rsidRPr="00452E85" w:rsidRDefault="260D3C19" w:rsidP="3A25CD95">
      <w:r w:rsidRPr="3A25CD95">
        <w:t xml:space="preserve">The interaction between </w:t>
      </w:r>
      <w:r w:rsidR="449814EE" w:rsidRPr="3A25CD95">
        <w:t>Response Type</w:t>
      </w:r>
      <w:r w:rsidRPr="3A25CD95">
        <w:t xml:space="preserve"> and </w:t>
      </w:r>
      <w:r w:rsidR="46456E40" w:rsidRPr="3A25CD95">
        <w:t>Group</w:t>
      </w:r>
      <w:r w:rsidRPr="3A25CD95">
        <w:t xml:space="preserve"> was nonsignificant</w:t>
      </w:r>
      <w:r w:rsidR="2A91ECE7" w:rsidRPr="3A25CD95">
        <w:t xml:space="preserve">, </w:t>
      </w:r>
      <w:proofErr w:type="gramStart"/>
      <w:r w:rsidRPr="3A25CD95">
        <w:t>F(</w:t>
      </w:r>
      <w:proofErr w:type="gramEnd"/>
      <w:r w:rsidRPr="3A25CD95">
        <w:t xml:space="preserve">1,153)=0.015, p=0.904, η2p&lt;0.001. </w:t>
      </w:r>
    </w:p>
    <w:p w14:paraId="04863FCB" w14:textId="19726C7A" w:rsidR="009D5E05" w:rsidRPr="00452E85" w:rsidRDefault="260D3C19" w:rsidP="3A25CD95">
      <w:r w:rsidRPr="3A25CD95">
        <w:t xml:space="preserve">The interaction between Dilemma type and </w:t>
      </w:r>
      <w:r w:rsidR="1639144D" w:rsidRPr="3A25CD95">
        <w:t>Response type</w:t>
      </w:r>
      <w:r w:rsidRPr="3A25CD95">
        <w:t xml:space="preserve"> was significant</w:t>
      </w:r>
      <w:r w:rsidR="0DA8095A" w:rsidRPr="3A25CD95">
        <w:t>,</w:t>
      </w:r>
      <w:r w:rsidRPr="3A25CD95">
        <w:t xml:space="preserve"> </w:t>
      </w:r>
      <w:proofErr w:type="gramStart"/>
      <w:r w:rsidRPr="3A25CD95">
        <w:t>F(</w:t>
      </w:r>
      <w:proofErr w:type="gramEnd"/>
      <w:r w:rsidRPr="3A25CD95">
        <w:t xml:space="preserve">1.816, 277.822)=70.220, p&lt;0.001, η2p=0.315. For the </w:t>
      </w:r>
      <w:r w:rsidR="2F095E0F" w:rsidRPr="3A25CD95">
        <w:t>response</w:t>
      </w:r>
      <w:r w:rsidRPr="3A25CD95">
        <w:t xml:space="preserve"> Appropriate participants showed longer reaction time in </w:t>
      </w:r>
      <w:r w:rsidR="6959B77A" w:rsidRPr="3A25CD95">
        <w:t>p</w:t>
      </w:r>
      <w:r w:rsidRPr="3A25CD95">
        <w:t xml:space="preserve">ersonal </w:t>
      </w:r>
      <w:r w:rsidR="05D92DE0" w:rsidRPr="3A25CD95">
        <w:t>m</w:t>
      </w:r>
      <w:r w:rsidRPr="3A25CD95">
        <w:t xml:space="preserve">oral </w:t>
      </w:r>
      <w:r w:rsidR="535673DC" w:rsidRPr="3A25CD95">
        <w:t>d</w:t>
      </w:r>
      <w:r w:rsidRPr="3A25CD95">
        <w:t>ilemmas (M=5.696 ± 0.241) vs Non-</w:t>
      </w:r>
      <w:r w:rsidR="52282999" w:rsidRPr="3A25CD95">
        <w:t>p</w:t>
      </w:r>
      <w:r w:rsidRPr="3A25CD95">
        <w:t xml:space="preserve">ersonal </w:t>
      </w:r>
      <w:r w:rsidR="4EBC0410" w:rsidRPr="3A25CD95">
        <w:t>m</w:t>
      </w:r>
      <w:r w:rsidRPr="3A25CD95">
        <w:t xml:space="preserve">oral </w:t>
      </w:r>
      <w:r w:rsidR="10062061" w:rsidRPr="3A25CD95">
        <w:t>d</w:t>
      </w:r>
      <w:r w:rsidRPr="3A25CD95">
        <w:t>ilemmas (M=4.693 ± 0.131) (p&lt;0.001, 95%CI</w:t>
      </w:r>
      <w:proofErr w:type="gramStart"/>
      <w:r w:rsidRPr="3A25CD95">
        <w:t>=[</w:t>
      </w:r>
      <w:proofErr w:type="gramEnd"/>
      <w:r w:rsidRPr="3A25CD95">
        <w:t>0.446, 1.559]), but not vs</w:t>
      </w:r>
      <w:r w:rsidR="19C02BA4" w:rsidRPr="3A25CD95">
        <w:t>.</w:t>
      </w:r>
      <w:r w:rsidRPr="3A25CD95">
        <w:t xml:space="preserve"> </w:t>
      </w:r>
      <w:r w:rsidR="203172F4" w:rsidRPr="3A25CD95">
        <w:t>n</w:t>
      </w:r>
      <w:r w:rsidRPr="3A25CD95">
        <w:t xml:space="preserve">on-moral </w:t>
      </w:r>
      <w:r w:rsidR="4A5D7E8A" w:rsidRPr="3A25CD95">
        <w:t>d</w:t>
      </w:r>
      <w:r w:rsidRPr="3A25CD95">
        <w:t>ilemmas (M=5.692 ± 0.117) (p</w:t>
      </w:r>
      <w:r w:rsidR="647C103D" w:rsidRPr="3A25CD95">
        <w:t>=</w:t>
      </w:r>
      <w:r w:rsidRPr="3A25CD95">
        <w:t>1.000, 95%CI=[-0.532, 0.539]). Moreover</w:t>
      </w:r>
      <w:r w:rsidR="3E87D709" w:rsidRPr="3A25CD95">
        <w:t>,</w:t>
      </w:r>
      <w:r w:rsidRPr="3A25CD95">
        <w:t xml:space="preserve"> it took longer to </w:t>
      </w:r>
      <w:r w:rsidR="21B153AE" w:rsidRPr="3A25CD95">
        <w:t>response</w:t>
      </w:r>
      <w:r w:rsidRPr="3A25CD95">
        <w:t xml:space="preserve"> Appropriate in </w:t>
      </w:r>
      <w:r w:rsidR="7DCB90F4" w:rsidRPr="3A25CD95">
        <w:t>n</w:t>
      </w:r>
      <w:r w:rsidRPr="3A25CD95">
        <w:t xml:space="preserve">on-moral </w:t>
      </w:r>
      <w:r w:rsidR="7248AB60" w:rsidRPr="3A25CD95">
        <w:t>d</w:t>
      </w:r>
      <w:r w:rsidRPr="3A25CD95">
        <w:t xml:space="preserve">ilemmas as compared to </w:t>
      </w:r>
      <w:r w:rsidR="52432E87" w:rsidRPr="3A25CD95">
        <w:t>n</w:t>
      </w:r>
      <w:r w:rsidRPr="3A25CD95">
        <w:t>on-</w:t>
      </w:r>
      <w:r w:rsidR="7B85E56A" w:rsidRPr="3A25CD95">
        <w:t>p</w:t>
      </w:r>
      <w:r w:rsidRPr="3A25CD95">
        <w:t xml:space="preserve">ersonal Moral </w:t>
      </w:r>
      <w:r w:rsidRPr="3A25CD95">
        <w:lastRenderedPageBreak/>
        <w:t>Dilemmas (p&lt;0.001, 95%CI</w:t>
      </w:r>
      <w:proofErr w:type="gramStart"/>
      <w:r w:rsidRPr="3A25CD95">
        <w:t>=[</w:t>
      </w:r>
      <w:proofErr w:type="gramEnd"/>
      <w:r w:rsidRPr="3A25CD95">
        <w:t xml:space="preserve">0.743, 1.256]). For the </w:t>
      </w:r>
      <w:r w:rsidR="21101A51" w:rsidRPr="3A25CD95">
        <w:t>response</w:t>
      </w:r>
      <w:r w:rsidRPr="3A25CD95">
        <w:t xml:space="preserve"> Inappropriate there was no difference in reaction time between </w:t>
      </w:r>
      <w:r w:rsidR="6B9E44DB" w:rsidRPr="3A25CD95">
        <w:t>p</w:t>
      </w:r>
      <w:r w:rsidRPr="3A25CD95">
        <w:t xml:space="preserve">ersonal </w:t>
      </w:r>
      <w:r w:rsidR="31719A41" w:rsidRPr="3A25CD95">
        <w:t>m</w:t>
      </w:r>
      <w:r w:rsidRPr="3A25CD95">
        <w:t xml:space="preserve">oral </w:t>
      </w:r>
      <w:r w:rsidR="317A9C32" w:rsidRPr="3A25CD95">
        <w:t>d</w:t>
      </w:r>
      <w:r w:rsidRPr="3A25CD95">
        <w:t xml:space="preserve">ilemmas and </w:t>
      </w:r>
      <w:r w:rsidR="113EE508" w:rsidRPr="3A25CD95">
        <w:t>n</w:t>
      </w:r>
      <w:r w:rsidRPr="3A25CD95">
        <w:t>on-</w:t>
      </w:r>
      <w:r w:rsidR="6BD41A7A" w:rsidRPr="3A25CD95">
        <w:t>p</w:t>
      </w:r>
      <w:r w:rsidRPr="3A25CD95">
        <w:t xml:space="preserve">ersonal </w:t>
      </w:r>
      <w:r w:rsidR="572E463F" w:rsidRPr="3A25CD95">
        <w:t>m</w:t>
      </w:r>
      <w:r w:rsidRPr="3A25CD95">
        <w:t xml:space="preserve">oral </w:t>
      </w:r>
      <w:r w:rsidR="3F22AB56" w:rsidRPr="3A25CD95">
        <w:t>d</w:t>
      </w:r>
      <w:r w:rsidRPr="3A25CD95">
        <w:t>ilemmas (p&lt;0.192, 95%CI</w:t>
      </w:r>
      <w:proofErr w:type="gramStart"/>
      <w:r w:rsidRPr="3A25CD95">
        <w:t>=[</w:t>
      </w:r>
      <w:proofErr w:type="gramEnd"/>
      <w:r w:rsidRPr="3A25CD95">
        <w:t>-0.458, 0.059]). However</w:t>
      </w:r>
      <w:r w:rsidR="79129E3C" w:rsidRPr="3A25CD95">
        <w:t>,</w:t>
      </w:r>
      <w:r w:rsidRPr="3A25CD95">
        <w:t xml:space="preserve"> it took longer to </w:t>
      </w:r>
      <w:r w:rsidR="13FBBB95" w:rsidRPr="3A25CD95">
        <w:t>response</w:t>
      </w:r>
      <w:r w:rsidRPr="3A25CD95">
        <w:t xml:space="preserve"> Inappropriate in </w:t>
      </w:r>
      <w:r w:rsidR="20163AB7" w:rsidRPr="3A25CD95">
        <w:t>n</w:t>
      </w:r>
      <w:r w:rsidRPr="3A25CD95">
        <w:t>on-</w:t>
      </w:r>
      <w:r w:rsidR="226D2084" w:rsidRPr="3A25CD95">
        <w:t>m</w:t>
      </w:r>
      <w:r w:rsidRPr="3A25CD95">
        <w:t xml:space="preserve">oral </w:t>
      </w:r>
      <w:r w:rsidR="27C4BF9C" w:rsidRPr="3A25CD95">
        <w:t>d</w:t>
      </w:r>
      <w:r w:rsidRPr="3A25CD95">
        <w:t xml:space="preserve">ilemmas (M=7.588 ± 0.227) as compared to </w:t>
      </w:r>
      <w:r w:rsidR="01249909" w:rsidRPr="3A25CD95">
        <w:t>p</w:t>
      </w:r>
      <w:r w:rsidRPr="3A25CD95">
        <w:t xml:space="preserve">ersonal </w:t>
      </w:r>
      <w:r w:rsidR="07EBDA39" w:rsidRPr="3A25CD95">
        <w:t>m</w:t>
      </w:r>
      <w:r w:rsidRPr="3A25CD95">
        <w:t xml:space="preserve">oral </w:t>
      </w:r>
      <w:r w:rsidR="7B67303D" w:rsidRPr="3A25CD95">
        <w:t>d</w:t>
      </w:r>
      <w:r w:rsidRPr="3A25CD95">
        <w:t>ilemmas (M=4.479 ± 0.106) (p&lt;0.001, 95%CI</w:t>
      </w:r>
      <w:proofErr w:type="gramStart"/>
      <w:r w:rsidRPr="3A25CD95">
        <w:t>=[</w:t>
      </w:r>
      <w:proofErr w:type="gramEnd"/>
      <w:r w:rsidRPr="3A25CD95">
        <w:t xml:space="preserve">2.592, 3.626]) and </w:t>
      </w:r>
      <w:r w:rsidR="74DBFBFA" w:rsidRPr="3A25CD95">
        <w:t>n</w:t>
      </w:r>
      <w:r w:rsidRPr="3A25CD95">
        <w:t>on-</w:t>
      </w:r>
      <w:r w:rsidR="5E73E4AB" w:rsidRPr="3A25CD95">
        <w:t>p</w:t>
      </w:r>
      <w:r w:rsidRPr="3A25CD95">
        <w:t xml:space="preserve">ersonal </w:t>
      </w:r>
      <w:r w:rsidR="00315AEB" w:rsidRPr="3A25CD95">
        <w:t>m</w:t>
      </w:r>
      <w:r w:rsidRPr="3A25CD95">
        <w:t xml:space="preserve">oral </w:t>
      </w:r>
      <w:r w:rsidR="4582DC8D" w:rsidRPr="3A25CD95">
        <w:t>d</w:t>
      </w:r>
      <w:r w:rsidRPr="3A25CD95">
        <w:t>ilemmas (M=4.678 ± 0.104) (p&lt;0.001, 95%CI=[2.407, 3.413]).</w:t>
      </w:r>
    </w:p>
    <w:p w14:paraId="2D4A0D3D" w14:textId="55546FED" w:rsidR="009D5E05" w:rsidRPr="00452E85" w:rsidRDefault="260D3C19" w:rsidP="3A25CD95">
      <w:r w:rsidRPr="3A25CD95">
        <w:t xml:space="preserve">The interaction between Dilemma type and </w:t>
      </w:r>
      <w:r w:rsidR="01273A33" w:rsidRPr="3A25CD95">
        <w:t>Group</w:t>
      </w:r>
      <w:r w:rsidRPr="3A25CD95">
        <w:t xml:space="preserve"> was nonsignificant</w:t>
      </w:r>
      <w:r w:rsidR="010AB801" w:rsidRPr="3A25CD95">
        <w:t>,</w:t>
      </w:r>
      <w:r w:rsidRPr="3A25CD95">
        <w:t xml:space="preserve"> </w:t>
      </w:r>
      <w:proofErr w:type="gramStart"/>
      <w:r w:rsidRPr="3A25CD95">
        <w:t>F(</w:t>
      </w:r>
      <w:proofErr w:type="gramEnd"/>
      <w:r w:rsidRPr="3A25CD95">
        <w:t xml:space="preserve">1.759,153.00)=0.008, p=0.987, η2p&lt;0.001. </w:t>
      </w:r>
    </w:p>
    <w:p w14:paraId="0CEAA35F" w14:textId="554DD2AB" w:rsidR="00452E85" w:rsidRPr="00452E85" w:rsidRDefault="260D3C19" w:rsidP="3A25CD95">
      <w:r w:rsidRPr="3A25CD95">
        <w:t xml:space="preserve">The tree-way interaction between </w:t>
      </w:r>
      <w:r w:rsidR="5AF84549" w:rsidRPr="3A25CD95">
        <w:t>Group</w:t>
      </w:r>
      <w:r w:rsidRPr="3A25CD95">
        <w:t>, Answer and Dilemma Type was also nonsignificant</w:t>
      </w:r>
      <w:r w:rsidR="28F9B560" w:rsidRPr="3A25CD95">
        <w:t xml:space="preserve">, </w:t>
      </w:r>
      <w:proofErr w:type="gramStart"/>
      <w:r w:rsidRPr="3A25CD95">
        <w:t>F(</w:t>
      </w:r>
      <w:proofErr w:type="gramEnd"/>
      <w:r w:rsidRPr="3A25CD95">
        <w:t xml:space="preserve">1.816, 277.822)=0.016, p=0.977, η2p&lt;0.0001. </w:t>
      </w:r>
    </w:p>
    <w:p w14:paraId="549D4610" w14:textId="77777777" w:rsidR="00BD6829" w:rsidRPr="009D5E05" w:rsidRDefault="00BD6829" w:rsidP="3A25CD95">
      <w:pPr>
        <w:pStyle w:val="BodyText"/>
      </w:pPr>
    </w:p>
    <w:p w14:paraId="0F4E77F5" w14:textId="1E07B0C4" w:rsidR="00FE2783" w:rsidRPr="00870598" w:rsidRDefault="79FA5D90" w:rsidP="3A25CD95">
      <w:r w:rsidRPr="3A25CD95">
        <w:rPr>
          <w:b/>
          <w:bCs/>
        </w:rPr>
        <w:t>Deviations from the preregistration:</w:t>
      </w:r>
      <w:r w:rsidRPr="3A25CD95">
        <w:t xml:space="preserve"> </w:t>
      </w:r>
      <w:r w:rsidR="0A3CC93F" w:rsidRPr="3A25CD95">
        <w:t>For reaction times in the lexical decision task, we</w:t>
      </w:r>
      <w:r w:rsidR="729BA0E8" w:rsidRPr="3A25CD95">
        <w:t xml:space="preserve"> have</w:t>
      </w:r>
      <w:r w:rsidR="0A3CC93F" w:rsidRPr="3A25CD95">
        <w:t xml:space="preserve"> plan</w:t>
      </w:r>
      <w:r w:rsidR="6F0AD1E0" w:rsidRPr="3A25CD95">
        <w:t>ned</w:t>
      </w:r>
      <w:r w:rsidR="0A3CC93F" w:rsidRPr="3A25CD95">
        <w:t xml:space="preserve"> to delete raw reaction times below and above 3 standard deviations. </w:t>
      </w:r>
      <w:r w:rsidR="6F0AD1E0" w:rsidRPr="3A25CD95">
        <w:t>Instead</w:t>
      </w:r>
      <w:r w:rsidR="331FAFB1" w:rsidRPr="3A25CD95">
        <w:t>,</w:t>
      </w:r>
      <w:r w:rsidR="6F0AD1E0" w:rsidRPr="3A25CD95">
        <w:t xml:space="preserve"> we deleted mean reaction times below</w:t>
      </w:r>
      <w:r w:rsidR="372B3487" w:rsidRPr="3A25CD95">
        <w:t xml:space="preserve"> and above 3 standard deviation</w:t>
      </w:r>
      <w:r w:rsidR="51245D27" w:rsidRPr="3A25CD95">
        <w:t>s</w:t>
      </w:r>
      <w:r w:rsidR="372B3487" w:rsidRPr="3A25CD95">
        <w:t xml:space="preserve">. </w:t>
      </w:r>
    </w:p>
    <w:p w14:paraId="743C88D9" w14:textId="7B1909F7" w:rsidR="00E12688" w:rsidRPr="00870598" w:rsidRDefault="372B3487" w:rsidP="3A25CD95">
      <w:r w:rsidRPr="3A25CD95">
        <w:t xml:space="preserve">We also deleted raw reaction times in the </w:t>
      </w:r>
      <w:r w:rsidR="3055AD68" w:rsidRPr="3A25CD95">
        <w:t>main task, which were below or above 3 standard deviation</w:t>
      </w:r>
      <w:r w:rsidR="1D5D05E4" w:rsidRPr="3A25CD95">
        <w:t>s</w:t>
      </w:r>
      <w:r w:rsidR="3055AD68" w:rsidRPr="3A25CD95">
        <w:t>, which was not included in the preregistration. Mean reaction times were calcu</w:t>
      </w:r>
      <w:r w:rsidR="7848DD76" w:rsidRPr="3A25CD95">
        <w:t>lated without the outlying RTs.</w:t>
      </w:r>
    </w:p>
    <w:p w14:paraId="28DF7D09" w14:textId="766961F9" w:rsidR="00E12688" w:rsidRDefault="00000000" w:rsidP="3A25CD95">
      <w:pPr>
        <w:pStyle w:val="Heading2"/>
      </w:pPr>
      <w:bookmarkStart w:id="14" w:name="additional-analyses-optional"/>
      <w:bookmarkEnd w:id="3"/>
      <w:bookmarkEnd w:id="6"/>
      <w:r w:rsidRPr="3A25CD95">
        <w:t>Additional analyses (optional)</w:t>
      </w:r>
    </w:p>
    <w:p w14:paraId="63D6CB0C" w14:textId="080665F3" w:rsidR="3A25CD95" w:rsidRDefault="3A25CD95" w:rsidP="3A25CD95">
      <w:pPr>
        <w:pStyle w:val="BodyText"/>
      </w:pPr>
    </w:p>
    <w:p w14:paraId="500EEAB9" w14:textId="77777777" w:rsidR="00BD4D9D" w:rsidRPr="00D2498A" w:rsidRDefault="00BD4D9D" w:rsidP="3A25CD95">
      <w:pPr>
        <w:rPr>
          <w:b/>
          <w:bCs/>
        </w:rPr>
      </w:pPr>
      <w:bookmarkStart w:id="15" w:name="general-discussion-optional"/>
      <w:bookmarkEnd w:id="14"/>
      <w:r w:rsidRPr="3A25CD95">
        <w:rPr>
          <w:b/>
          <w:bCs/>
        </w:rPr>
        <w:t>Lexical Decision Task</w:t>
      </w:r>
    </w:p>
    <w:p w14:paraId="674F8862" w14:textId="77777777" w:rsidR="00BD4D9D" w:rsidRPr="00D2498A" w:rsidRDefault="00BD4D9D" w:rsidP="3A25CD95">
      <w:r w:rsidRPr="3A25CD95">
        <w:rPr>
          <w:i/>
          <w:iCs/>
        </w:rPr>
        <w:t xml:space="preserve">Hit </w:t>
      </w:r>
      <w:proofErr w:type="gramStart"/>
      <w:r w:rsidRPr="3A25CD95">
        <w:rPr>
          <w:i/>
          <w:iCs/>
        </w:rPr>
        <w:t>rate</w:t>
      </w:r>
      <w:proofErr w:type="gramEnd"/>
    </w:p>
    <w:p w14:paraId="712FF4E2" w14:textId="3FA48903" w:rsidR="00BD4D9D" w:rsidRPr="00D2498A" w:rsidRDefault="10A35FA3" w:rsidP="3A25CD95">
      <w:r w:rsidRPr="3A25CD95">
        <w:t xml:space="preserve">The average hit rate did not differ between </w:t>
      </w:r>
      <w:r w:rsidR="6871D0FA" w:rsidRPr="3A25CD95">
        <w:t>groups</w:t>
      </w:r>
      <w:r w:rsidR="1D977DEB" w:rsidRPr="3A25CD95">
        <w:t>,</w:t>
      </w:r>
      <w:r w:rsidRPr="3A25CD95">
        <w:t xml:space="preserve"> </w:t>
      </w:r>
      <w:proofErr w:type="gramStart"/>
      <w:r w:rsidRPr="3A25CD95">
        <w:t>t(</w:t>
      </w:r>
      <w:proofErr w:type="gramEnd"/>
      <w:r w:rsidRPr="3A25CD95">
        <w:t>156)=-0.447, p=0.328.</w:t>
      </w:r>
    </w:p>
    <w:p w14:paraId="57D287C6" w14:textId="3AC0DDCC" w:rsidR="00BD4D9D" w:rsidRPr="00D2498A" w:rsidRDefault="10A35FA3" w:rsidP="3A25CD95">
      <w:r w:rsidRPr="3A25CD95">
        <w:t>2 (</w:t>
      </w:r>
      <w:r w:rsidR="3867CBE1" w:rsidRPr="3A25CD95">
        <w:t>group</w:t>
      </w:r>
      <w:r w:rsidRPr="3A25CD95">
        <w:t>) × 4 (word category) mixed ANOVA on hit rate revealed a significant main effect of word category</w:t>
      </w:r>
      <w:r w:rsidR="0887C788" w:rsidRPr="3A25CD95">
        <w:t>,</w:t>
      </w:r>
      <w:r w:rsidRPr="3A25CD95">
        <w:t xml:space="preserve"> </w:t>
      </w:r>
      <w:proofErr w:type="gramStart"/>
      <w:r w:rsidRPr="3A25CD95">
        <w:t>F(</w:t>
      </w:r>
      <w:proofErr w:type="gramEnd"/>
      <w:r w:rsidRPr="3A25CD95">
        <w:t>2.853,455.138)=19.753, p&lt;0.001, η2p=0.112. Hit rate for Reputation words (M=0.934 ± 0.007) was lower as compared to Warmth words (M=0.955 ± 0.006) (p=0.038, 95%CI</w:t>
      </w:r>
      <w:proofErr w:type="gramStart"/>
      <w:r w:rsidRPr="3A25CD95">
        <w:t>=[</w:t>
      </w:r>
      <w:proofErr w:type="gramEnd"/>
      <w:r w:rsidRPr="3A25CD95">
        <w:t>-0.042, -0.001]), but higher in comparison to Neutral words (M=0.891 ± 0.008) (p&lt;0.001, 95%CI=[0.017, 0.065]). There was no difference between the Reputation words and Competence words (M=0.912 ± 0.008) (p=0.102, 95%CI</w:t>
      </w:r>
      <w:proofErr w:type="gramStart"/>
      <w:r w:rsidRPr="3A25CD95">
        <w:t>=[</w:t>
      </w:r>
      <w:proofErr w:type="gramEnd"/>
      <w:r w:rsidRPr="3A25CD95">
        <w:t>-0.002, 0.044]). Hit rate for Competence words lower than for Warmth words (p&lt;0.001, 95%CI</w:t>
      </w:r>
      <w:proofErr w:type="gramStart"/>
      <w:r w:rsidRPr="3A25CD95">
        <w:t>=[</w:t>
      </w:r>
      <w:proofErr w:type="gramEnd"/>
      <w:r w:rsidRPr="3A25CD95">
        <w:t>-0.063, -0.022]), but there was no difference for Neutral words (p=0.218, 95%CI=[-0.005, 0.045]). Finally hit rate for Warmth words was higher than for Neutral words (p&lt;0,001, 95%CI</w:t>
      </w:r>
      <w:proofErr w:type="gramStart"/>
      <w:r w:rsidRPr="3A25CD95">
        <w:t>=[</w:t>
      </w:r>
      <w:proofErr w:type="gramEnd"/>
      <w:r w:rsidRPr="3A25CD95">
        <w:t xml:space="preserve">0.039, 0.087]). </w:t>
      </w:r>
    </w:p>
    <w:p w14:paraId="42AF9291" w14:textId="488CDA9A" w:rsidR="00BD4D9D" w:rsidRPr="00D2498A" w:rsidRDefault="10A35FA3" w:rsidP="3A25CD95">
      <w:r w:rsidRPr="3A25CD95">
        <w:t xml:space="preserve">The </w:t>
      </w:r>
      <w:r w:rsidR="2CF91A6E" w:rsidRPr="3A25CD95">
        <w:t xml:space="preserve">simple </w:t>
      </w:r>
      <w:r w:rsidRPr="3A25CD95">
        <w:t xml:space="preserve">effect for </w:t>
      </w:r>
      <w:r w:rsidR="51E7A307" w:rsidRPr="3A25CD95">
        <w:t>Group</w:t>
      </w:r>
      <w:r w:rsidRPr="3A25CD95">
        <w:t xml:space="preserve"> was not significant</w:t>
      </w:r>
      <w:r w:rsidR="0B458E50" w:rsidRPr="3A25CD95">
        <w:t xml:space="preserve">, </w:t>
      </w:r>
      <w:proofErr w:type="gramStart"/>
      <w:r w:rsidRPr="3A25CD95">
        <w:t>F(</w:t>
      </w:r>
      <w:proofErr w:type="gramEnd"/>
      <w:r w:rsidRPr="3A25CD95">
        <w:t>1,156)=0.178, p=0.674, η2p=0.001</w:t>
      </w:r>
    </w:p>
    <w:p w14:paraId="6496A422" w14:textId="2C4B1733" w:rsidR="00BD4D9D" w:rsidRPr="00D2498A" w:rsidRDefault="10A35FA3" w:rsidP="3A25CD95">
      <w:r w:rsidRPr="3A25CD95">
        <w:t xml:space="preserve">There was no significant interaction between the </w:t>
      </w:r>
      <w:r w:rsidR="39266668" w:rsidRPr="3A25CD95">
        <w:t>Group</w:t>
      </w:r>
      <w:r w:rsidRPr="3A25CD95">
        <w:t xml:space="preserve"> and Category</w:t>
      </w:r>
      <w:r w:rsidR="5B913F7A" w:rsidRPr="3A25CD95">
        <w:t xml:space="preserve">, </w:t>
      </w:r>
      <w:proofErr w:type="gramStart"/>
      <w:r w:rsidRPr="3A25CD95">
        <w:t>F(</w:t>
      </w:r>
      <w:proofErr w:type="gramEnd"/>
      <w:r w:rsidRPr="3A25CD95">
        <w:t xml:space="preserve">2.853, 455.138)=1.916, p=0.129, η2p=0.012. </w:t>
      </w:r>
    </w:p>
    <w:p w14:paraId="022395EE" w14:textId="77777777" w:rsidR="00BD4D9D" w:rsidRPr="00D2498A" w:rsidRDefault="00BD4D9D" w:rsidP="3A25CD95">
      <w:pPr>
        <w:rPr>
          <w:i/>
          <w:iCs/>
        </w:rPr>
      </w:pPr>
      <w:r w:rsidRPr="3A25CD95">
        <w:rPr>
          <w:i/>
          <w:iCs/>
        </w:rPr>
        <w:lastRenderedPageBreak/>
        <w:t>Reaction times</w:t>
      </w:r>
    </w:p>
    <w:p w14:paraId="2A3B7C51" w14:textId="710D4D09" w:rsidR="00BD4D9D" w:rsidRPr="00D2498A" w:rsidRDefault="10A35FA3" w:rsidP="3A25CD95">
      <w:r w:rsidRPr="3A25CD95">
        <w:t>The average RT</w:t>
      </w:r>
      <w:r w:rsidR="7832D790" w:rsidRPr="3A25CD95">
        <w:t>s</w:t>
      </w:r>
      <w:r w:rsidRPr="3A25CD95">
        <w:t xml:space="preserve"> did not differ between </w:t>
      </w:r>
      <w:r w:rsidR="387CADE1" w:rsidRPr="3A25CD95">
        <w:t>group</w:t>
      </w:r>
      <w:r w:rsidRPr="3A25CD95">
        <w:t>s</w:t>
      </w:r>
      <w:r w:rsidR="1C44384E" w:rsidRPr="3A25CD95">
        <w:t>,</w:t>
      </w:r>
      <w:r w:rsidRPr="3A25CD95">
        <w:t xml:space="preserve"> </w:t>
      </w:r>
      <w:proofErr w:type="gramStart"/>
      <w:r w:rsidRPr="3A25CD95">
        <w:t>t(</w:t>
      </w:r>
      <w:proofErr w:type="gramEnd"/>
      <w:r w:rsidRPr="3A25CD95">
        <w:t>153)=-0.473, p=0.318.</w:t>
      </w:r>
    </w:p>
    <w:p w14:paraId="471CF363" w14:textId="718C1F35" w:rsidR="00BD4D9D" w:rsidRPr="00D2498A" w:rsidRDefault="00BD4D9D" w:rsidP="3A25CD95">
      <w:r w:rsidRPr="3A25CD95">
        <w:t>2 (</w:t>
      </w:r>
      <w:r w:rsidR="50946390" w:rsidRPr="3A25CD95">
        <w:t>group</w:t>
      </w:r>
      <w:r w:rsidRPr="3A25CD95">
        <w:t xml:space="preserve">) × 4 (word category) mixed ANOVA on hit rate revealed a significant main effect of word category </w:t>
      </w:r>
      <w:proofErr w:type="gramStart"/>
      <w:r w:rsidRPr="3A25CD95">
        <w:t>F(</w:t>
      </w:r>
      <w:proofErr w:type="gramEnd"/>
      <w:r w:rsidRPr="3A25CD95">
        <w:t>2.733,418.205)=46.774, p&lt;0.001, η2p=0.234. Mean reaction time for Reputation words (M=502.691 ± 5.756) was lower than for Competence words (M=517.036 ± 6.058) (p&lt;0.001, 95%CI=[-23.971, -4.719]) and for Neutral words (M=535.637 ± 7.218) (p&lt;0.001, 95%CI=[-44.061, -21.830]), but higher than for Warmth words (M=493.0.49 ± 5.367) (p=0.018, 95%CI=[1.101, 18.182]). Mean reaction time for Competence words was higher as compared to Warmth words (p&lt;0.001, 95%CI</w:t>
      </w:r>
      <w:proofErr w:type="gramStart"/>
      <w:r w:rsidRPr="3A25CD95">
        <w:t>=[</w:t>
      </w:r>
      <w:proofErr w:type="gramEnd"/>
      <w:r w:rsidRPr="3A25CD95">
        <w:t>14.734, 33.240]), but lower in comparison to Neutral words (p&lt;0.001, 96%CI=[-29.606, -7.595]). Finally mean reaction time for Warmth words was lower than for Neutral words (p&lt;0.001, 95%CI</w:t>
      </w:r>
      <w:proofErr w:type="gramStart"/>
      <w:r w:rsidRPr="3A25CD95">
        <w:t>=[</w:t>
      </w:r>
      <w:proofErr w:type="gramEnd"/>
      <w:r w:rsidRPr="3A25CD95">
        <w:t xml:space="preserve">-54.135, -31.040]). </w:t>
      </w:r>
    </w:p>
    <w:p w14:paraId="3CB20424" w14:textId="578AD8AD" w:rsidR="00BD4D9D" w:rsidRPr="00D2498A" w:rsidRDefault="10A35FA3" w:rsidP="3A25CD95">
      <w:r w:rsidRPr="3A25CD95">
        <w:t xml:space="preserve">The </w:t>
      </w:r>
      <w:commentRangeStart w:id="16"/>
      <w:r w:rsidR="68074884" w:rsidRPr="3A25CD95">
        <w:t>simple</w:t>
      </w:r>
      <w:r w:rsidRPr="3A25CD95">
        <w:t xml:space="preserve"> </w:t>
      </w:r>
      <w:commentRangeEnd w:id="16"/>
      <w:r w:rsidR="00BD4D9D">
        <w:commentReference w:id="16"/>
      </w:r>
      <w:r w:rsidRPr="3A25CD95">
        <w:t xml:space="preserve">effect for </w:t>
      </w:r>
      <w:r w:rsidR="31C837A8" w:rsidRPr="3A25CD95">
        <w:t>Group</w:t>
      </w:r>
      <w:r w:rsidRPr="3A25CD95">
        <w:t xml:space="preserve"> was not significant</w:t>
      </w:r>
      <w:r w:rsidR="201888EE" w:rsidRPr="3A25CD95">
        <w:t>,</w:t>
      </w:r>
      <w:r w:rsidRPr="3A25CD95">
        <w:t xml:space="preserve"> </w:t>
      </w:r>
      <w:proofErr w:type="gramStart"/>
      <w:r w:rsidRPr="3A25CD95">
        <w:t>F(</w:t>
      </w:r>
      <w:proofErr w:type="gramEnd"/>
      <w:r w:rsidRPr="3A25CD95">
        <w:t xml:space="preserve">1,153)=0.127, p=0.772, η2p=0.001. </w:t>
      </w:r>
    </w:p>
    <w:p w14:paraId="1455B77E" w14:textId="048D079F" w:rsidR="00BD4D9D" w:rsidRPr="00D2498A" w:rsidRDefault="10A35FA3" w:rsidP="3A25CD95">
      <w:r w:rsidRPr="3A25CD95">
        <w:t xml:space="preserve">There was no significant interaction between the </w:t>
      </w:r>
      <w:r w:rsidR="0C469B76" w:rsidRPr="3A25CD95">
        <w:t>Group</w:t>
      </w:r>
      <w:r w:rsidRPr="3A25CD95">
        <w:t xml:space="preserve"> and Category</w:t>
      </w:r>
      <w:r w:rsidR="27D2543A" w:rsidRPr="3A25CD95">
        <w:t xml:space="preserve">, </w:t>
      </w:r>
      <w:proofErr w:type="gramStart"/>
      <w:r w:rsidRPr="3A25CD95">
        <w:t>F(</w:t>
      </w:r>
      <w:proofErr w:type="gramEnd"/>
      <w:r w:rsidRPr="3A25CD95">
        <w:t xml:space="preserve">2.733, 418.205)=0.262, p=0.835, η2p=0.002. </w:t>
      </w:r>
    </w:p>
    <w:p w14:paraId="376D0B28" w14:textId="68FA474A" w:rsidR="00BD4D9D" w:rsidRPr="00D2498A" w:rsidRDefault="00BD4D9D" w:rsidP="3A25CD95">
      <w:pPr>
        <w:rPr>
          <w:b/>
          <w:bCs/>
        </w:rPr>
      </w:pPr>
      <w:r w:rsidRPr="3A25CD95">
        <w:rPr>
          <w:b/>
          <w:bCs/>
        </w:rPr>
        <w:t xml:space="preserve">Sample characteristics by </w:t>
      </w:r>
      <w:r w:rsidR="2716B62C" w:rsidRPr="3A25CD95">
        <w:rPr>
          <w:b/>
          <w:bCs/>
        </w:rPr>
        <w:t>group</w:t>
      </w:r>
    </w:p>
    <w:p w14:paraId="6D51C1B7" w14:textId="77777777" w:rsidR="00BD4D9D" w:rsidRPr="00D2498A" w:rsidRDefault="00BD4D9D" w:rsidP="3A25CD95">
      <w:pPr>
        <w:rPr>
          <w:i/>
          <w:iCs/>
        </w:rPr>
      </w:pPr>
      <w:r w:rsidRPr="3A25CD95">
        <w:rPr>
          <w:i/>
          <w:iCs/>
        </w:rPr>
        <w:t>Utilitarian and deontological reasoning</w:t>
      </w:r>
    </w:p>
    <w:p w14:paraId="74816E8E" w14:textId="434DB443" w:rsidR="00BD4D9D" w:rsidRPr="00D2498A" w:rsidRDefault="10A35FA3" w:rsidP="3A25CD95">
      <w:r w:rsidRPr="3A25CD95">
        <w:t>2 (</w:t>
      </w:r>
      <w:r w:rsidR="3D6D8DD0" w:rsidRPr="3A25CD95">
        <w:t>group</w:t>
      </w:r>
      <w:r w:rsidRPr="3A25CD95">
        <w:t>) x 2 (reasoning mode) mixed ANOVA revealed a significant effect of reasoning mode</w:t>
      </w:r>
      <w:r w:rsidR="1A3624AC" w:rsidRPr="3A25CD95">
        <w:t>,</w:t>
      </w:r>
      <w:r w:rsidRPr="3A25CD95">
        <w:t xml:space="preserve"> </w:t>
      </w:r>
      <w:proofErr w:type="gramStart"/>
      <w:r w:rsidRPr="3A25CD95">
        <w:t>F(</w:t>
      </w:r>
      <w:proofErr w:type="gramEnd"/>
      <w:r w:rsidRPr="3A25CD95">
        <w:t xml:space="preserve">1,157)=152.323, p&lt;0.001, η2p=0.492, with stronger deontological (M=0.658 ± 0.016) than utilitarian reasoning (M=0.395 ± 0.014). The effect of </w:t>
      </w:r>
      <w:r w:rsidR="0983973B" w:rsidRPr="3A25CD95">
        <w:t>group</w:t>
      </w:r>
      <w:r w:rsidRPr="3A25CD95">
        <w:t xml:space="preserve"> was not significant</w:t>
      </w:r>
      <w:r w:rsidR="7D38997F" w:rsidRPr="3A25CD95">
        <w:t>,</w:t>
      </w:r>
      <w:r w:rsidRPr="3A25CD95">
        <w:t xml:space="preserve"> </w:t>
      </w:r>
      <w:proofErr w:type="gramStart"/>
      <w:r w:rsidRPr="3A25CD95">
        <w:t>F(</w:t>
      </w:r>
      <w:proofErr w:type="gramEnd"/>
      <w:r w:rsidRPr="3A25CD95">
        <w:t xml:space="preserve">1,157)=0.010, p=0.921, η2p&lt;0.001. The interaction between </w:t>
      </w:r>
      <w:r w:rsidR="27200CFF" w:rsidRPr="3A25CD95">
        <w:t>group</w:t>
      </w:r>
      <w:r w:rsidRPr="3A25CD95">
        <w:t xml:space="preserve"> and reasoning mode was also not significant</w:t>
      </w:r>
      <w:r w:rsidR="1CDE212F" w:rsidRPr="3A25CD95">
        <w:t xml:space="preserve">, </w:t>
      </w:r>
      <w:proofErr w:type="gramStart"/>
      <w:r w:rsidRPr="3A25CD95">
        <w:t>F(</w:t>
      </w:r>
      <w:proofErr w:type="gramEnd"/>
      <w:r w:rsidRPr="3A25CD95">
        <w:t xml:space="preserve">1,157)=0.240, p=0.625, η2p=0.002. </w:t>
      </w:r>
    </w:p>
    <w:p w14:paraId="247B3F24" w14:textId="77777777" w:rsidR="00BD4D9D" w:rsidRPr="00D2498A" w:rsidRDefault="00BD4D9D" w:rsidP="3A25CD95">
      <w:pPr>
        <w:rPr>
          <w:i/>
          <w:iCs/>
        </w:rPr>
      </w:pPr>
      <w:r w:rsidRPr="3A25CD95">
        <w:rPr>
          <w:i/>
          <w:iCs/>
        </w:rPr>
        <w:t>Mood and arousal</w:t>
      </w:r>
    </w:p>
    <w:p w14:paraId="2731FDCE" w14:textId="67E05199" w:rsidR="00BD4D9D" w:rsidRPr="00D2498A" w:rsidRDefault="10A35FA3" w:rsidP="3A25CD95">
      <w:r w:rsidRPr="3A25CD95">
        <w:t>2 (</w:t>
      </w:r>
      <w:r w:rsidR="22070779" w:rsidRPr="3A25CD95">
        <w:t>group</w:t>
      </w:r>
      <w:r w:rsidRPr="3A25CD95">
        <w:t xml:space="preserve">) x 2 (measurement) mixed ANOVA on mood revealed no significant </w:t>
      </w:r>
      <w:r w:rsidR="317BB5D6" w:rsidRPr="3A25CD95">
        <w:t xml:space="preserve">simple </w:t>
      </w:r>
      <w:r w:rsidRPr="3A25CD95">
        <w:t xml:space="preserve">effects: Measurement, </w:t>
      </w:r>
      <w:proofErr w:type="gramStart"/>
      <w:r w:rsidRPr="3A25CD95">
        <w:t>F(</w:t>
      </w:r>
      <w:proofErr w:type="gramEnd"/>
      <w:r w:rsidRPr="3A25CD95">
        <w:t xml:space="preserve">1,154)=0.067, p=0.796, η2p &lt;0.001; </w:t>
      </w:r>
      <w:r w:rsidR="1529B715" w:rsidRPr="3A25CD95">
        <w:t>Group</w:t>
      </w:r>
      <w:r w:rsidRPr="3A25CD95">
        <w:t xml:space="preserve">, F(1,154)=0.515, p=0.474, η2p=0.003. The interaction of Measurement and </w:t>
      </w:r>
      <w:r w:rsidR="6D46F65F" w:rsidRPr="3A25CD95">
        <w:t>Group</w:t>
      </w:r>
      <w:r w:rsidRPr="3A25CD95">
        <w:t xml:space="preserve"> was also not significant</w:t>
      </w:r>
      <w:r w:rsidR="4A58DB5E" w:rsidRPr="3A25CD95">
        <w:t>,</w:t>
      </w:r>
      <w:r w:rsidRPr="3A25CD95">
        <w:t xml:space="preserve"> </w:t>
      </w:r>
      <w:proofErr w:type="gramStart"/>
      <w:r w:rsidRPr="3A25CD95">
        <w:t>F(</w:t>
      </w:r>
      <w:proofErr w:type="gramEnd"/>
      <w:r w:rsidRPr="3A25CD95">
        <w:t xml:space="preserve">1,154)=2.315, p=0.130, η2p=0.015. </w:t>
      </w:r>
    </w:p>
    <w:p w14:paraId="43E28461" w14:textId="0C75CDCE" w:rsidR="00BD4D9D" w:rsidRPr="00D2498A" w:rsidRDefault="00BD4D9D" w:rsidP="3A25CD95">
      <w:r w:rsidRPr="3A25CD95">
        <w:t>2 (</w:t>
      </w:r>
      <w:r w:rsidR="1C6B157E" w:rsidRPr="3A25CD95">
        <w:t>group</w:t>
      </w:r>
      <w:r w:rsidRPr="3A25CD95">
        <w:t xml:space="preserve">) x 2 (measurement) mixed ANOVA on arousal revealed no significant main effects: Measurement, </w:t>
      </w:r>
      <w:proofErr w:type="gramStart"/>
      <w:r w:rsidRPr="3A25CD95">
        <w:t>F(</w:t>
      </w:r>
      <w:proofErr w:type="gramEnd"/>
      <w:r w:rsidRPr="3A25CD95">
        <w:t xml:space="preserve">1,154)=0.871, p=0.352, η2p &lt;0.006; </w:t>
      </w:r>
      <w:r w:rsidR="5F5504F9" w:rsidRPr="3A25CD95">
        <w:t>group</w:t>
      </w:r>
      <w:r w:rsidRPr="3A25CD95">
        <w:t xml:space="preserve">, F(1,154)=0.004, p=0.951, η2p&lt;0.001. The interaction of Measurement and </w:t>
      </w:r>
      <w:r w:rsidR="177772BD" w:rsidRPr="3A25CD95">
        <w:t>Group</w:t>
      </w:r>
      <w:r w:rsidRPr="3A25CD95">
        <w:t xml:space="preserve"> was also not significant </w:t>
      </w:r>
      <w:proofErr w:type="gramStart"/>
      <w:r w:rsidRPr="3A25CD95">
        <w:t>F(</w:t>
      </w:r>
      <w:proofErr w:type="gramEnd"/>
      <w:r w:rsidRPr="3A25CD95">
        <w:t xml:space="preserve">1,154)=0.305, p=0.582, η2p=0.002. </w:t>
      </w:r>
    </w:p>
    <w:p w14:paraId="63FD4E16" w14:textId="77777777" w:rsidR="00BD4D9D" w:rsidRPr="00D2498A" w:rsidRDefault="00BD4D9D" w:rsidP="3A25CD95">
      <w:pPr>
        <w:rPr>
          <w:i/>
          <w:iCs/>
        </w:rPr>
      </w:pPr>
      <w:r w:rsidRPr="3A25CD95">
        <w:rPr>
          <w:i/>
          <w:iCs/>
        </w:rPr>
        <w:t>Questionnaires</w:t>
      </w:r>
    </w:p>
    <w:p w14:paraId="07A97B76" w14:textId="2182DB84" w:rsidR="00BD4D9D" w:rsidRPr="00D2498A" w:rsidRDefault="10A35FA3" w:rsidP="3A25CD95">
      <w:r w:rsidRPr="3A25CD95">
        <w:t>Independent sample t-tests for questionnaires measures yielded no significant differences between the control and experimental group: IRI</w:t>
      </w:r>
      <w:r w:rsidR="44F08ED7" w:rsidRPr="3A25CD95">
        <w:t>,</w:t>
      </w:r>
      <w:r w:rsidRPr="3A25CD95">
        <w:t xml:space="preserve"> </w:t>
      </w:r>
      <w:proofErr w:type="gramStart"/>
      <w:r w:rsidRPr="3A25CD95">
        <w:t>t(</w:t>
      </w:r>
      <w:proofErr w:type="gramEnd"/>
      <w:r w:rsidRPr="3A25CD95">
        <w:t xml:space="preserve">156)=-0.564, p=0.284, Cohen’s d=0.534; </w:t>
      </w:r>
      <w:proofErr w:type="spellStart"/>
      <w:r w:rsidRPr="3A25CD95">
        <w:t>NFCog</w:t>
      </w:r>
      <w:proofErr w:type="spellEnd"/>
      <w:r w:rsidR="5E7FC48F" w:rsidRPr="3A25CD95">
        <w:t>,</w:t>
      </w:r>
      <w:r w:rsidRPr="3A25CD95">
        <w:t xml:space="preserve"> t(156)=-0.439, p=0.661, Cohen’s d=0.873; FNE</w:t>
      </w:r>
      <w:r w:rsidR="3285F162" w:rsidRPr="3A25CD95">
        <w:t>,</w:t>
      </w:r>
      <w:r w:rsidRPr="3A25CD95">
        <w:t xml:space="preserve"> t(156)=0.543, p=0.294, Cohen’s d=0.833. </w:t>
      </w:r>
    </w:p>
    <w:p w14:paraId="75EEAFFF" w14:textId="314F83DC" w:rsidR="007020C3" w:rsidRDefault="00000000" w:rsidP="3A25CD95">
      <w:pPr>
        <w:pStyle w:val="Heading2"/>
      </w:pPr>
      <w:bookmarkStart w:id="17" w:name="description-of-materials-provided"/>
      <w:bookmarkEnd w:id="15"/>
      <w:r w:rsidRPr="3A25CD95">
        <w:lastRenderedPageBreak/>
        <w:t xml:space="preserve">Description of materials </w:t>
      </w:r>
      <w:proofErr w:type="gramStart"/>
      <w:r w:rsidRPr="3A25CD95">
        <w:t>provided</w:t>
      </w:r>
      <w:proofErr w:type="gramEnd"/>
    </w:p>
    <w:p w14:paraId="2ACB5E12" w14:textId="1D7FF820" w:rsidR="00E12688" w:rsidRDefault="79FA5D90" w:rsidP="3A25CD95">
      <w:pPr>
        <w:numPr>
          <w:ilvl w:val="0"/>
          <w:numId w:val="17"/>
        </w:numPr>
      </w:pPr>
      <w:r w:rsidRPr="3A25CD95">
        <w:rPr>
          <w:b/>
          <w:bCs/>
        </w:rPr>
        <w:t>Analysis pipeline:</w:t>
      </w:r>
      <w:r w:rsidRPr="3A25CD95">
        <w:t xml:space="preserve"> </w:t>
      </w:r>
      <w:r w:rsidR="382D7C76" w:rsidRPr="3A25CD95">
        <w:t>the</w:t>
      </w:r>
      <w:r w:rsidRPr="3A25CD95">
        <w:t xml:space="preserve"> script t</w:t>
      </w:r>
      <w:r w:rsidR="44C13C66" w:rsidRPr="3A25CD95">
        <w:t xml:space="preserve">o </w:t>
      </w:r>
      <w:r w:rsidRPr="3A25CD95">
        <w:t xml:space="preserve">process and analyze </w:t>
      </w:r>
      <w:r w:rsidR="674A1ACE" w:rsidRPr="3A25CD95">
        <w:t>the</w:t>
      </w:r>
      <w:r w:rsidRPr="3A25CD95">
        <w:t xml:space="preserve"> data</w:t>
      </w:r>
      <w:r w:rsidR="4DE08F60" w:rsidRPr="3A25CD95">
        <w:t xml:space="preserve"> (file: </w:t>
      </w:r>
      <w:proofErr w:type="spellStart"/>
      <w:r w:rsidR="4DE08F60" w:rsidRPr="3A25CD95">
        <w:t>SCORE_syntax.sps</w:t>
      </w:r>
      <w:proofErr w:type="spellEnd"/>
      <w:r w:rsidR="4DE08F60" w:rsidRPr="3A25CD95">
        <w:t>)</w:t>
      </w:r>
    </w:p>
    <w:p w14:paraId="56E4AC9C" w14:textId="25737218" w:rsidR="00E12688" w:rsidRDefault="00000000" w:rsidP="3A25CD95">
      <w:pPr>
        <w:numPr>
          <w:ilvl w:val="0"/>
          <w:numId w:val="17"/>
        </w:numPr>
      </w:pPr>
      <w:r w:rsidRPr="3A25CD95">
        <w:rPr>
          <w:b/>
          <w:bCs/>
        </w:rPr>
        <w:t>Full results/output:</w:t>
      </w:r>
      <w:r w:rsidRPr="3A25CD95">
        <w:t xml:space="preserve"> </w:t>
      </w:r>
    </w:p>
    <w:p w14:paraId="5E465A83" w14:textId="71E9E2AF" w:rsidR="39FA7141" w:rsidRDefault="39FA7141" w:rsidP="3A25CD95">
      <w:pPr>
        <w:numPr>
          <w:ilvl w:val="1"/>
          <w:numId w:val="17"/>
        </w:numPr>
      </w:pPr>
      <w:r w:rsidRPr="3A25CD95">
        <w:t xml:space="preserve">SPSS output: </w:t>
      </w:r>
      <w:proofErr w:type="spellStart"/>
      <w:r w:rsidRPr="3A25CD95">
        <w:t>Output.spv</w:t>
      </w:r>
      <w:proofErr w:type="spellEnd"/>
    </w:p>
    <w:p w14:paraId="361E3787" w14:textId="50C4C77F" w:rsidR="39FA7141" w:rsidRDefault="39FA7141" w:rsidP="3A25CD95">
      <w:pPr>
        <w:numPr>
          <w:ilvl w:val="1"/>
          <w:numId w:val="17"/>
        </w:numPr>
      </w:pPr>
      <w:r w:rsidRPr="3A25CD95">
        <w:t>Output in readable format: Output.pdf</w:t>
      </w:r>
    </w:p>
    <w:p w14:paraId="1DBEAEDF" w14:textId="2F7A2D96" w:rsidR="00E12688" w:rsidRDefault="00000000" w:rsidP="3A25CD95">
      <w:pPr>
        <w:numPr>
          <w:ilvl w:val="0"/>
          <w:numId w:val="17"/>
        </w:numPr>
        <w:rPr>
          <w:b/>
          <w:bCs/>
        </w:rPr>
      </w:pPr>
      <w:r w:rsidRPr="3A25CD95">
        <w:rPr>
          <w:b/>
          <w:bCs/>
        </w:rPr>
        <w:t>Data</w:t>
      </w:r>
    </w:p>
    <w:p w14:paraId="5733715C" w14:textId="1E437B7E" w:rsidR="12936C1F" w:rsidRDefault="12936C1F" w:rsidP="3A25CD95">
      <w:pPr>
        <w:pStyle w:val="ListParagraph"/>
        <w:numPr>
          <w:ilvl w:val="0"/>
          <w:numId w:val="1"/>
        </w:numPr>
      </w:pPr>
      <w:r w:rsidRPr="3A25CD95">
        <w:t>Raw data files: LDT data.xlsx, Moral dilemmas data.xlsx, Questionnaires data.xlsx</w:t>
      </w:r>
    </w:p>
    <w:p w14:paraId="3BDEE71B" w14:textId="00CBA3FE" w:rsidR="70E4AAD1" w:rsidRDefault="70E4AAD1" w:rsidP="3A25CD95">
      <w:pPr>
        <w:pStyle w:val="ListParagraph"/>
        <w:numPr>
          <w:ilvl w:val="0"/>
          <w:numId w:val="1"/>
        </w:numPr>
      </w:pPr>
      <w:r w:rsidRPr="3A25CD95">
        <w:t xml:space="preserve">Data prepared for statistical analysis: </w:t>
      </w:r>
      <w:proofErr w:type="spellStart"/>
      <w:r w:rsidRPr="3A25CD95">
        <w:t>Fear.sav</w:t>
      </w:r>
      <w:proofErr w:type="spellEnd"/>
      <w:r w:rsidRPr="3A25CD95">
        <w:t xml:space="preserve">, </w:t>
      </w:r>
      <w:proofErr w:type="spellStart"/>
      <w:r w:rsidRPr="3A25CD95">
        <w:t>IRI.sav</w:t>
      </w:r>
      <w:proofErr w:type="spellEnd"/>
      <w:r w:rsidRPr="3A25CD95">
        <w:t xml:space="preserve">, </w:t>
      </w:r>
      <w:proofErr w:type="spellStart"/>
      <w:r w:rsidRPr="3A25CD95">
        <w:t>LDT.sav</w:t>
      </w:r>
      <w:proofErr w:type="spellEnd"/>
      <w:r w:rsidRPr="3A25CD95">
        <w:t xml:space="preserve">, Moral </w:t>
      </w:r>
      <w:proofErr w:type="spellStart"/>
      <w:r w:rsidRPr="3A25CD95">
        <w:t>dilemmas_main</w:t>
      </w:r>
      <w:proofErr w:type="spellEnd"/>
      <w:r w:rsidRPr="3A25CD95">
        <w:t xml:space="preserve"> </w:t>
      </w:r>
      <w:proofErr w:type="spellStart"/>
      <w:r w:rsidRPr="3A25CD95">
        <w:t>task.sav</w:t>
      </w:r>
      <w:proofErr w:type="spellEnd"/>
      <w:r w:rsidRPr="3A25CD95">
        <w:t xml:space="preserve">, Moral </w:t>
      </w:r>
      <w:proofErr w:type="spellStart"/>
      <w:r w:rsidRPr="3A25CD95">
        <w:t>dilemmas_training.sa</w:t>
      </w:r>
      <w:r w:rsidR="05CD6FB5" w:rsidRPr="3A25CD95">
        <w:t>v</w:t>
      </w:r>
      <w:proofErr w:type="spellEnd"/>
      <w:r w:rsidR="05CD6FB5" w:rsidRPr="3A25CD95">
        <w:t xml:space="preserve">, </w:t>
      </w:r>
      <w:proofErr w:type="spellStart"/>
      <w:r w:rsidR="05CD6FB5" w:rsidRPr="3A25CD95">
        <w:t>NFCog.sav</w:t>
      </w:r>
      <w:proofErr w:type="spellEnd"/>
      <w:r w:rsidR="05CD6FB5" w:rsidRPr="3A25CD95">
        <w:t xml:space="preserve">, </w:t>
      </w:r>
      <w:proofErr w:type="spellStart"/>
      <w:r w:rsidR="05CD6FB5" w:rsidRPr="3A25CD95">
        <w:t>QfS.sav</w:t>
      </w:r>
      <w:proofErr w:type="spellEnd"/>
    </w:p>
    <w:p w14:paraId="6F4C5640" w14:textId="552956C6" w:rsidR="05CD6FB5" w:rsidRDefault="05CD6FB5" w:rsidP="3A25CD95">
      <w:pPr>
        <w:pStyle w:val="ListParagraph"/>
        <w:numPr>
          <w:ilvl w:val="0"/>
          <w:numId w:val="1"/>
        </w:numPr>
      </w:pPr>
      <w:r w:rsidRPr="3A25CD95">
        <w:t xml:space="preserve">Integrated and corrected data: </w:t>
      </w:r>
      <w:proofErr w:type="spellStart"/>
      <w:r w:rsidRPr="3A25CD95">
        <w:t>SCORE_all</w:t>
      </w:r>
      <w:proofErr w:type="spellEnd"/>
      <w:r w:rsidRPr="3A25CD95">
        <w:t xml:space="preserve"> </w:t>
      </w:r>
      <w:proofErr w:type="spellStart"/>
      <w:r w:rsidRPr="3A25CD95">
        <w:t>data.sav</w:t>
      </w:r>
      <w:proofErr w:type="spellEnd"/>
    </w:p>
    <w:p w14:paraId="37475E74" w14:textId="3BB16DAF" w:rsidR="00E12688" w:rsidRDefault="00000000" w:rsidP="3A25CD95">
      <w:pPr>
        <w:numPr>
          <w:ilvl w:val="0"/>
          <w:numId w:val="17"/>
        </w:numPr>
      </w:pPr>
      <w:r w:rsidRPr="3A25CD95">
        <w:rPr>
          <w:b/>
          <w:bCs/>
        </w:rPr>
        <w:t>Data dictionary:</w:t>
      </w:r>
      <w:r w:rsidRPr="3A25CD95">
        <w:t xml:space="preserve"> </w:t>
      </w:r>
      <w:r w:rsidR="6C665754" w:rsidRPr="3A25CD95">
        <w:t xml:space="preserve">codebook describing </w:t>
      </w:r>
      <w:r w:rsidRPr="3A25CD95">
        <w:t>variable</w:t>
      </w:r>
      <w:r w:rsidR="727510F2" w:rsidRPr="3A25CD95">
        <w:t>s</w:t>
      </w:r>
      <w:r w:rsidRPr="3A25CD95">
        <w:t xml:space="preserve"> in </w:t>
      </w:r>
      <w:r w:rsidR="1BB8F976" w:rsidRPr="3A25CD95">
        <w:t>the</w:t>
      </w:r>
      <w:r w:rsidRPr="3A25CD95">
        <w:t xml:space="preserve"> dataset</w:t>
      </w:r>
      <w:r w:rsidR="0A8C7B7F" w:rsidRPr="3A25CD95">
        <w:t xml:space="preserve"> (file: SCORE_codebook.xlsx)</w:t>
      </w:r>
    </w:p>
    <w:p w14:paraId="47FF5FE2" w14:textId="77777777" w:rsidR="00E12688" w:rsidRDefault="00000000" w:rsidP="3A25CD95">
      <w:pPr>
        <w:numPr>
          <w:ilvl w:val="0"/>
          <w:numId w:val="17"/>
        </w:numPr>
      </w:pPr>
      <w:commentRangeStart w:id="18"/>
      <w:r w:rsidRPr="3A25CD95">
        <w:rPr>
          <w:b/>
          <w:bCs/>
        </w:rPr>
        <w:t>Study materials</w:t>
      </w:r>
      <w:commentRangeEnd w:id="18"/>
      <w:r>
        <w:commentReference w:id="18"/>
      </w:r>
      <w:r w:rsidRPr="3A25CD95">
        <w:rPr>
          <w:b/>
          <w:bCs/>
        </w:rPr>
        <w:t>:</w:t>
      </w:r>
      <w:r w:rsidRPr="3A25CD95">
        <w:t xml:space="preserve"> There is not a one-size-fits-all requirement to describe the other materials that are relevant to every project, but you should also share whatever materials another researcher would need to run your study in their own lab. We may make specific requests during report review if we believe additional materials could be provided that would improve the transparency of your project.</w:t>
      </w:r>
    </w:p>
    <w:p w14:paraId="2B0E2F7A" w14:textId="77777777" w:rsidR="00E12688" w:rsidRDefault="00000000" w:rsidP="3A25CD95">
      <w:pPr>
        <w:pStyle w:val="Heading2"/>
      </w:pPr>
      <w:bookmarkStart w:id="19" w:name="references"/>
      <w:bookmarkEnd w:id="17"/>
      <w:r w:rsidRPr="3A25CD95">
        <w:t>References</w:t>
      </w:r>
      <w:bookmarkEnd w:id="0"/>
      <w:bookmarkEnd w:id="19"/>
    </w:p>
    <w:p w14:paraId="4BD03E2C" w14:textId="6BBBC76F" w:rsidR="1D898897" w:rsidRDefault="1D898897" w:rsidP="3A25CD95">
      <w:pPr>
        <w:pStyle w:val="BodyText"/>
      </w:pPr>
      <w:r w:rsidRPr="3A25CD95">
        <w:t xml:space="preserve">Conway, P., &amp; Gawronski, B. (2013). Deontological and utilitarian inclinations in moral decision making: a process dissociation approach. </w:t>
      </w:r>
      <w:r w:rsidRPr="3A25CD95">
        <w:rPr>
          <w:i/>
          <w:iCs/>
        </w:rPr>
        <w:t>Journal of personality and social psychology, 104</w:t>
      </w:r>
      <w:r w:rsidRPr="3A25CD95">
        <w:t>(2), 216-235.</w:t>
      </w:r>
    </w:p>
    <w:p w14:paraId="4EB65670" w14:textId="509761CA" w:rsidR="026939EB" w:rsidRDefault="026939EB" w:rsidP="3A25CD95">
      <w:pPr>
        <w:pStyle w:val="BodyText"/>
      </w:pPr>
      <w:r w:rsidRPr="3A25CD95">
        <w:t xml:space="preserve">Lee, M., Sul, S., &amp; Kim, H. (2018). Social observation increases deontological judgments in moral dilemmas. </w:t>
      </w:r>
      <w:r w:rsidRPr="3A25CD95">
        <w:rPr>
          <w:i/>
          <w:iCs/>
        </w:rPr>
        <w:t>Evolution and Human Behavior, 39</w:t>
      </w:r>
      <w:r w:rsidRPr="3A25CD95">
        <w:t>(6), 611-621.</w:t>
      </w:r>
    </w:p>
    <w:sectPr w:rsidR="026939EB">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Aneta Czernatowicz-Kukuczka" w:date="2022-11-15T11:58:00Z" w:initials="AC">
    <w:p w14:paraId="371AF748" w14:textId="5CF637EC" w:rsidR="60113A1C" w:rsidRDefault="60113A1C">
      <w:r>
        <w:rPr>
          <w:color w:val="2B579A"/>
          <w:shd w:val="clear" w:color="auto" w:fill="E6E6E6"/>
        </w:rPr>
        <w:fldChar w:fldCharType="begin"/>
      </w:r>
      <w:r>
        <w:instrText xml:space="preserve"> HYPERLINK "mailto:ewa.szumowska@uj.edu.pl"</w:instrText>
      </w:r>
      <w:r>
        <w:rPr>
          <w:color w:val="2B579A"/>
          <w:shd w:val="clear" w:color="auto" w:fill="E6E6E6"/>
        </w:rPr>
      </w:r>
      <w:bookmarkStart w:id="10" w:name="_@_9ACED5F7702C4368AF2CD4E9ECDF031DZ"/>
      <w:r>
        <w:rPr>
          <w:color w:val="2B579A"/>
          <w:shd w:val="clear" w:color="auto" w:fill="E6E6E6"/>
        </w:rPr>
        <w:fldChar w:fldCharType="separate"/>
      </w:r>
      <w:bookmarkEnd w:id="10"/>
      <w:r w:rsidRPr="60113A1C">
        <w:rPr>
          <w:rStyle w:val="Mention"/>
          <w:noProof/>
        </w:rPr>
        <w:t>@Ewa Szumowska</w:t>
      </w:r>
      <w:r>
        <w:rPr>
          <w:color w:val="2B579A"/>
          <w:shd w:val="clear" w:color="auto" w:fill="E6E6E6"/>
        </w:rPr>
        <w:fldChar w:fldCharType="end"/>
      </w:r>
      <w:r>
        <w:t xml:space="preserve"> Myślę nad tymi analizami simple slopes dla interakcji (zaznaczone na żółto) i wydaje mi się nieuzasadnione robienie testów t. Tu nie było żadnych kierunkowych hipotez. Kierunkowe hipotezy były tylko dla porównań między warunkami, więc tu zostawiłabym testy post-hoc. Co myślisz?</w:t>
      </w:r>
      <w:r>
        <w:annotationRef/>
      </w:r>
      <w:r>
        <w:annotationRef/>
      </w:r>
    </w:p>
  </w:comment>
  <w:comment w:id="9" w:author="Ewa Szumowska" w:date="2022-11-18T10:49:00Z" w:initials="ES">
    <w:p w14:paraId="707059AD" w14:textId="54AEC755" w:rsidR="0520B615" w:rsidRDefault="0520B615">
      <w:r>
        <w:t>Chyba tak powinno być OK</w:t>
      </w:r>
      <w:r>
        <w:annotationRef/>
      </w:r>
      <w:r>
        <w:annotationRef/>
      </w:r>
    </w:p>
  </w:comment>
  <w:comment w:id="11" w:author="Ewa Szumowska" w:date="2022-11-18T10:38:00Z" w:initials="ES">
    <w:p w14:paraId="747C3D64" w14:textId="28314113" w:rsidR="0520B615" w:rsidRDefault="0520B615">
      <w:r>
        <w:t>wcześniej nazwy dylematów i warunków były z małej. może uspójnić?</w:t>
      </w:r>
      <w:r>
        <w:annotationRef/>
      </w:r>
      <w:r>
        <w:annotationRef/>
      </w:r>
    </w:p>
  </w:comment>
  <w:comment w:id="13" w:author="Ewa Szumowska" w:date="2022-11-18T10:40:00Z" w:initials="ES">
    <w:p w14:paraId="049BC722" w14:textId="67A3F885" w:rsidR="0520B615" w:rsidRDefault="0520B615">
      <w:r>
        <w:t>social observation?</w:t>
      </w:r>
      <w:r>
        <w:annotationRef/>
      </w:r>
      <w:r>
        <w:annotationRef/>
      </w:r>
    </w:p>
  </w:comment>
  <w:comment w:id="16" w:author="Ewa Szumowska" w:date="2022-11-18T10:45:00Z" w:initials="ES">
    <w:p w14:paraId="69C90CE3" w14:textId="6A388151" w:rsidR="0520B615" w:rsidRDefault="0520B615">
      <w:r>
        <w:t>simple?</w:t>
      </w:r>
      <w:r>
        <w:annotationRef/>
      </w:r>
      <w:r>
        <w:annotationRef/>
      </w:r>
    </w:p>
  </w:comment>
  <w:comment w:id="18" w:author="Aneta Czernatowicz-Kukuczka" w:date="2022-11-15T17:38:00Z" w:initials="AC">
    <w:p w14:paraId="21518CA5" w14:textId="16D75636" w:rsidR="60113A1C" w:rsidRDefault="60113A1C">
      <w:r>
        <w:t>To już mamy na OSFie, więc chyba nie musimy ponownie dodawać?</w:t>
      </w:r>
      <w:r>
        <w:annotationRef/>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1AF748" w15:done="1"/>
  <w15:commentEx w15:paraId="707059AD" w15:paraIdParent="371AF748" w15:done="1"/>
  <w15:commentEx w15:paraId="747C3D64" w15:done="1"/>
  <w15:commentEx w15:paraId="049BC722" w15:done="1"/>
  <w15:commentEx w15:paraId="69C90CE3" w15:done="1"/>
  <w15:commentEx w15:paraId="21518CA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E0A32EE" w16cex:dateUtc="2022-11-15T10:58:00Z"/>
  <w16cex:commentExtensible w16cex:durableId="67140528" w16cex:dateUtc="2022-11-18T09:49:00Z"/>
  <w16cex:commentExtensible w16cex:durableId="668D52F2" w16cex:dateUtc="2022-11-18T09:38:00Z"/>
  <w16cex:commentExtensible w16cex:durableId="0D11D9E1" w16cex:dateUtc="2022-11-18T09:40:00Z"/>
  <w16cex:commentExtensible w16cex:durableId="015F0CFA" w16cex:dateUtc="2022-11-18T09:45:00Z"/>
  <w16cex:commentExtensible w16cex:durableId="597B1D19" w16cex:dateUtc="2022-11-15T1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1AF748" w16cid:durableId="1E0A32EE"/>
  <w16cid:commentId w16cid:paraId="707059AD" w16cid:durableId="67140528"/>
  <w16cid:commentId w16cid:paraId="747C3D64" w16cid:durableId="668D52F2"/>
  <w16cid:commentId w16cid:paraId="049BC722" w16cid:durableId="0D11D9E1"/>
  <w16cid:commentId w16cid:paraId="69C90CE3" w16cid:durableId="015F0CFA"/>
  <w16cid:commentId w16cid:paraId="21518CA5" w16cid:durableId="597B1D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7E663" w14:textId="77777777" w:rsidR="003E4FA5" w:rsidRDefault="003E4FA5">
      <w:pPr>
        <w:spacing w:after="0"/>
      </w:pPr>
      <w:r>
        <w:separator/>
      </w:r>
    </w:p>
  </w:endnote>
  <w:endnote w:type="continuationSeparator" w:id="0">
    <w:p w14:paraId="7E5E5802" w14:textId="77777777" w:rsidR="003E4FA5" w:rsidRDefault="003E4F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F9918" w14:textId="77777777" w:rsidR="003E4FA5" w:rsidRDefault="003E4FA5">
      <w:r>
        <w:separator/>
      </w:r>
    </w:p>
  </w:footnote>
  <w:footnote w:type="continuationSeparator" w:id="0">
    <w:p w14:paraId="0856D822" w14:textId="77777777" w:rsidR="003E4FA5" w:rsidRDefault="003E4F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F500C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29C6A1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736FDB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5EEB6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24C1F9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CE4D1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18495C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43092C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2AA85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C1611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22A6C1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0B52A3A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hybridMultilevel"/>
    <w:tmpl w:val="63B2444E"/>
    <w:lvl w:ilvl="0" w:tplc="814EF27A">
      <w:start w:val="1"/>
      <w:numFmt w:val="decimal"/>
      <w:lvlText w:val="%1."/>
      <w:lvlJc w:val="left"/>
      <w:pPr>
        <w:ind w:left="720" w:hanging="480"/>
      </w:pPr>
    </w:lvl>
    <w:lvl w:ilvl="1" w:tplc="B51A3FE6">
      <w:start w:val="1"/>
      <w:numFmt w:val="bullet"/>
      <w:lvlText w:val=""/>
      <w:lvlJc w:val="left"/>
      <w:pPr>
        <w:ind w:left="1440" w:hanging="480"/>
      </w:pPr>
      <w:rPr>
        <w:rFonts w:ascii="Symbol" w:hAnsi="Symbol" w:hint="default"/>
      </w:rPr>
    </w:lvl>
    <w:lvl w:ilvl="2" w:tplc="B5CAB302">
      <w:start w:val="1"/>
      <w:numFmt w:val="decimal"/>
      <w:lvlText w:val="%3."/>
      <w:lvlJc w:val="left"/>
      <w:pPr>
        <w:ind w:left="2160" w:hanging="480"/>
      </w:pPr>
    </w:lvl>
    <w:lvl w:ilvl="3" w:tplc="E3420628">
      <w:start w:val="1"/>
      <w:numFmt w:val="decimal"/>
      <w:lvlText w:val="%4."/>
      <w:lvlJc w:val="left"/>
      <w:pPr>
        <w:ind w:left="2880" w:hanging="480"/>
      </w:pPr>
    </w:lvl>
    <w:lvl w:ilvl="4" w:tplc="6D0AB74E">
      <w:start w:val="1"/>
      <w:numFmt w:val="decimal"/>
      <w:lvlText w:val="%5."/>
      <w:lvlJc w:val="left"/>
      <w:pPr>
        <w:ind w:left="3600" w:hanging="480"/>
      </w:pPr>
    </w:lvl>
    <w:lvl w:ilvl="5" w:tplc="D354EBEE">
      <w:start w:val="1"/>
      <w:numFmt w:val="decimal"/>
      <w:lvlText w:val="%6."/>
      <w:lvlJc w:val="left"/>
      <w:pPr>
        <w:ind w:left="4320" w:hanging="480"/>
      </w:pPr>
    </w:lvl>
    <w:lvl w:ilvl="6" w:tplc="8A185906">
      <w:start w:val="1"/>
      <w:numFmt w:val="decimal"/>
      <w:lvlText w:val="%7."/>
      <w:lvlJc w:val="left"/>
      <w:pPr>
        <w:ind w:left="5040" w:hanging="480"/>
      </w:pPr>
    </w:lvl>
    <w:lvl w:ilvl="7" w:tplc="A306868C">
      <w:start w:val="1"/>
      <w:numFmt w:val="decimal"/>
      <w:lvlText w:val="%8."/>
      <w:lvlJc w:val="left"/>
      <w:pPr>
        <w:ind w:left="5760" w:hanging="480"/>
      </w:pPr>
    </w:lvl>
    <w:lvl w:ilvl="8" w:tplc="38E64782">
      <w:start w:val="1"/>
      <w:numFmt w:val="decimal"/>
      <w:lvlText w:val="%9."/>
      <w:lvlJc w:val="left"/>
      <w:pPr>
        <w:ind w:left="6480" w:hanging="480"/>
      </w:pPr>
    </w:lvl>
  </w:abstractNum>
  <w:abstractNum w:abstractNumId="13" w15:restartNumberingAfterBreak="0">
    <w:nsid w:val="2C1AE401"/>
    <w:multiLevelType w:val="multilevel"/>
    <w:tmpl w:val="B360109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335AEECE"/>
    <w:multiLevelType w:val="hybridMultilevel"/>
    <w:tmpl w:val="B12C8464"/>
    <w:lvl w:ilvl="0" w:tplc="8ED05D38">
      <w:start w:val="1"/>
      <w:numFmt w:val="bullet"/>
      <w:lvlText w:val=""/>
      <w:lvlJc w:val="left"/>
      <w:pPr>
        <w:ind w:left="1080" w:hanging="360"/>
      </w:pPr>
      <w:rPr>
        <w:rFonts w:ascii="Symbol" w:hAnsi="Symbol" w:hint="default"/>
      </w:rPr>
    </w:lvl>
    <w:lvl w:ilvl="1" w:tplc="979A5CC6">
      <w:start w:val="1"/>
      <w:numFmt w:val="bullet"/>
      <w:lvlText w:val="o"/>
      <w:lvlJc w:val="left"/>
      <w:pPr>
        <w:ind w:left="1800" w:hanging="360"/>
      </w:pPr>
      <w:rPr>
        <w:rFonts w:ascii="Courier New" w:hAnsi="Courier New" w:hint="default"/>
      </w:rPr>
    </w:lvl>
    <w:lvl w:ilvl="2" w:tplc="86C2480E">
      <w:start w:val="1"/>
      <w:numFmt w:val="bullet"/>
      <w:lvlText w:val=""/>
      <w:lvlJc w:val="left"/>
      <w:pPr>
        <w:ind w:left="2520" w:hanging="360"/>
      </w:pPr>
      <w:rPr>
        <w:rFonts w:ascii="Wingdings" w:hAnsi="Wingdings" w:hint="default"/>
      </w:rPr>
    </w:lvl>
    <w:lvl w:ilvl="3" w:tplc="D3782F84">
      <w:start w:val="1"/>
      <w:numFmt w:val="bullet"/>
      <w:lvlText w:val=""/>
      <w:lvlJc w:val="left"/>
      <w:pPr>
        <w:ind w:left="3240" w:hanging="360"/>
      </w:pPr>
      <w:rPr>
        <w:rFonts w:ascii="Symbol" w:hAnsi="Symbol" w:hint="default"/>
      </w:rPr>
    </w:lvl>
    <w:lvl w:ilvl="4" w:tplc="5094BC94">
      <w:start w:val="1"/>
      <w:numFmt w:val="bullet"/>
      <w:lvlText w:val="o"/>
      <w:lvlJc w:val="left"/>
      <w:pPr>
        <w:ind w:left="3960" w:hanging="360"/>
      </w:pPr>
      <w:rPr>
        <w:rFonts w:ascii="Courier New" w:hAnsi="Courier New" w:hint="default"/>
      </w:rPr>
    </w:lvl>
    <w:lvl w:ilvl="5" w:tplc="1262C0E2">
      <w:start w:val="1"/>
      <w:numFmt w:val="bullet"/>
      <w:lvlText w:val=""/>
      <w:lvlJc w:val="left"/>
      <w:pPr>
        <w:ind w:left="4680" w:hanging="360"/>
      </w:pPr>
      <w:rPr>
        <w:rFonts w:ascii="Wingdings" w:hAnsi="Wingdings" w:hint="default"/>
      </w:rPr>
    </w:lvl>
    <w:lvl w:ilvl="6" w:tplc="2968077A">
      <w:start w:val="1"/>
      <w:numFmt w:val="bullet"/>
      <w:lvlText w:val=""/>
      <w:lvlJc w:val="left"/>
      <w:pPr>
        <w:ind w:left="5400" w:hanging="360"/>
      </w:pPr>
      <w:rPr>
        <w:rFonts w:ascii="Symbol" w:hAnsi="Symbol" w:hint="default"/>
      </w:rPr>
    </w:lvl>
    <w:lvl w:ilvl="7" w:tplc="497815D2">
      <w:start w:val="1"/>
      <w:numFmt w:val="bullet"/>
      <w:lvlText w:val="o"/>
      <w:lvlJc w:val="left"/>
      <w:pPr>
        <w:ind w:left="6120" w:hanging="360"/>
      </w:pPr>
      <w:rPr>
        <w:rFonts w:ascii="Courier New" w:hAnsi="Courier New" w:hint="default"/>
      </w:rPr>
    </w:lvl>
    <w:lvl w:ilvl="8" w:tplc="6D2EFE82">
      <w:start w:val="1"/>
      <w:numFmt w:val="bullet"/>
      <w:lvlText w:val=""/>
      <w:lvlJc w:val="left"/>
      <w:pPr>
        <w:ind w:left="6840" w:hanging="360"/>
      </w:pPr>
      <w:rPr>
        <w:rFonts w:ascii="Wingdings" w:hAnsi="Wingdings" w:hint="default"/>
      </w:rPr>
    </w:lvl>
  </w:abstractNum>
  <w:num w:numId="1" w16cid:durableId="559943944">
    <w:abstractNumId w:val="14"/>
  </w:num>
  <w:num w:numId="2" w16cid:durableId="975183108">
    <w:abstractNumId w:val="13"/>
  </w:num>
  <w:num w:numId="3" w16cid:durableId="674456377">
    <w:abstractNumId w:val="0"/>
  </w:num>
  <w:num w:numId="4" w16cid:durableId="295912932">
    <w:abstractNumId w:val="1"/>
  </w:num>
  <w:num w:numId="5" w16cid:durableId="1668481453">
    <w:abstractNumId w:val="2"/>
  </w:num>
  <w:num w:numId="6" w16cid:durableId="392578959">
    <w:abstractNumId w:val="3"/>
  </w:num>
  <w:num w:numId="7" w16cid:durableId="641034833">
    <w:abstractNumId w:val="8"/>
  </w:num>
  <w:num w:numId="8" w16cid:durableId="1652053002">
    <w:abstractNumId w:val="4"/>
  </w:num>
  <w:num w:numId="9" w16cid:durableId="1725326041">
    <w:abstractNumId w:val="5"/>
  </w:num>
  <w:num w:numId="10" w16cid:durableId="1302727952">
    <w:abstractNumId w:val="6"/>
  </w:num>
  <w:num w:numId="11" w16cid:durableId="261376254">
    <w:abstractNumId w:val="7"/>
  </w:num>
  <w:num w:numId="12" w16cid:durableId="2076849675">
    <w:abstractNumId w:val="9"/>
  </w:num>
  <w:num w:numId="13" w16cid:durableId="2047876213">
    <w:abstractNumId w:val="10"/>
  </w:num>
  <w:num w:numId="14" w16cid:durableId="1494570020">
    <w:abstractNumId w:val="11"/>
  </w:num>
  <w:num w:numId="15" w16cid:durableId="1193223640">
    <w:abstractNumId w:val="11"/>
  </w:num>
  <w:num w:numId="16" w16cid:durableId="1310549781">
    <w:abstractNumId w:val="11"/>
  </w:num>
  <w:num w:numId="17" w16cid:durableId="54572516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wa Szumowska">
    <w15:presenceInfo w15:providerId="AD" w15:userId="S::ewa.szumowska@uj.edu.pl::26494c9a-775d-4cba-86d8-f79d6aa33702"/>
  </w15:person>
  <w15:person w15:author="Aneta Czernatowicz-Kukuczka">
    <w15:presenceInfo w15:providerId="AD" w15:userId="S::aneta.czernatowicz-kukuczka@uj.edu.pl::c902d824-9ae2-48ce-8a26-aad74ae4d0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2688"/>
    <w:rsid w:val="000A3FEF"/>
    <w:rsid w:val="000A6DD4"/>
    <w:rsid w:val="001C64A6"/>
    <w:rsid w:val="00293AE6"/>
    <w:rsid w:val="00294320"/>
    <w:rsid w:val="002D4672"/>
    <w:rsid w:val="00315AEB"/>
    <w:rsid w:val="00370285"/>
    <w:rsid w:val="003E4FA5"/>
    <w:rsid w:val="0041625D"/>
    <w:rsid w:val="00432BC5"/>
    <w:rsid w:val="00452E85"/>
    <w:rsid w:val="00467233"/>
    <w:rsid w:val="004A2566"/>
    <w:rsid w:val="005708AF"/>
    <w:rsid w:val="00652B42"/>
    <w:rsid w:val="006D01B2"/>
    <w:rsid w:val="006D52F2"/>
    <w:rsid w:val="007020C3"/>
    <w:rsid w:val="00704131"/>
    <w:rsid w:val="00754621"/>
    <w:rsid w:val="00825E50"/>
    <w:rsid w:val="00834CA6"/>
    <w:rsid w:val="008531F2"/>
    <w:rsid w:val="00870598"/>
    <w:rsid w:val="009D5E05"/>
    <w:rsid w:val="00A648D0"/>
    <w:rsid w:val="00A895BF"/>
    <w:rsid w:val="00BD4D9D"/>
    <w:rsid w:val="00BD6829"/>
    <w:rsid w:val="00C65810"/>
    <w:rsid w:val="00C84A88"/>
    <w:rsid w:val="00D2498A"/>
    <w:rsid w:val="00D779B6"/>
    <w:rsid w:val="00E12688"/>
    <w:rsid w:val="00E838BA"/>
    <w:rsid w:val="00E97EC2"/>
    <w:rsid w:val="00EB69D5"/>
    <w:rsid w:val="00EFD4E4"/>
    <w:rsid w:val="00FA16D8"/>
    <w:rsid w:val="00FB0484"/>
    <w:rsid w:val="00FE2783"/>
    <w:rsid w:val="010AB801"/>
    <w:rsid w:val="01249909"/>
    <w:rsid w:val="01273A33"/>
    <w:rsid w:val="013E568D"/>
    <w:rsid w:val="014CD3B7"/>
    <w:rsid w:val="01D26C3E"/>
    <w:rsid w:val="0246EE07"/>
    <w:rsid w:val="026939EB"/>
    <w:rsid w:val="029878CF"/>
    <w:rsid w:val="045C6473"/>
    <w:rsid w:val="04616DB9"/>
    <w:rsid w:val="050EE3C6"/>
    <w:rsid w:val="0520B615"/>
    <w:rsid w:val="0588C305"/>
    <w:rsid w:val="05C34607"/>
    <w:rsid w:val="05CD6FB5"/>
    <w:rsid w:val="05D01991"/>
    <w:rsid w:val="05D92DE0"/>
    <w:rsid w:val="072F640B"/>
    <w:rsid w:val="07EBDA39"/>
    <w:rsid w:val="0844CAB9"/>
    <w:rsid w:val="0887C788"/>
    <w:rsid w:val="0983973B"/>
    <w:rsid w:val="09E254E9"/>
    <w:rsid w:val="09FBCE26"/>
    <w:rsid w:val="0A081DC5"/>
    <w:rsid w:val="0A0EDC5B"/>
    <w:rsid w:val="0A3CC93F"/>
    <w:rsid w:val="0A7D8ECD"/>
    <w:rsid w:val="0A837355"/>
    <w:rsid w:val="0A8C7B7F"/>
    <w:rsid w:val="0AA38AB4"/>
    <w:rsid w:val="0AAB783A"/>
    <w:rsid w:val="0AD14116"/>
    <w:rsid w:val="0B458E50"/>
    <w:rsid w:val="0C15C08C"/>
    <w:rsid w:val="0C469B76"/>
    <w:rsid w:val="0C83E467"/>
    <w:rsid w:val="0CF0726E"/>
    <w:rsid w:val="0DA8095A"/>
    <w:rsid w:val="0DE0FF1C"/>
    <w:rsid w:val="0FAC16C6"/>
    <w:rsid w:val="10062061"/>
    <w:rsid w:val="10A35FA3"/>
    <w:rsid w:val="113EE508"/>
    <w:rsid w:val="12077068"/>
    <w:rsid w:val="125F6A16"/>
    <w:rsid w:val="12936C1F"/>
    <w:rsid w:val="12B68A1F"/>
    <w:rsid w:val="13B7DCBA"/>
    <w:rsid w:val="13FBBB95"/>
    <w:rsid w:val="144BDA84"/>
    <w:rsid w:val="1457C884"/>
    <w:rsid w:val="1464A2A5"/>
    <w:rsid w:val="14A9A13F"/>
    <w:rsid w:val="14EA8B7E"/>
    <w:rsid w:val="1529B715"/>
    <w:rsid w:val="1598AEA2"/>
    <w:rsid w:val="15A38194"/>
    <w:rsid w:val="15F398E5"/>
    <w:rsid w:val="16146A9B"/>
    <w:rsid w:val="1639144D"/>
    <w:rsid w:val="17347F03"/>
    <w:rsid w:val="177772BD"/>
    <w:rsid w:val="177BD535"/>
    <w:rsid w:val="17A72455"/>
    <w:rsid w:val="183FD72D"/>
    <w:rsid w:val="19C02BA4"/>
    <w:rsid w:val="19F878B3"/>
    <w:rsid w:val="1A3624AC"/>
    <w:rsid w:val="1BB8F976"/>
    <w:rsid w:val="1C44384E"/>
    <w:rsid w:val="1C6B157E"/>
    <w:rsid w:val="1CDE212F"/>
    <w:rsid w:val="1D5D05E4"/>
    <w:rsid w:val="1D898897"/>
    <w:rsid w:val="1D977DEB"/>
    <w:rsid w:val="1E373B7D"/>
    <w:rsid w:val="1E476D3F"/>
    <w:rsid w:val="20163AB7"/>
    <w:rsid w:val="201888EE"/>
    <w:rsid w:val="203172F4"/>
    <w:rsid w:val="205CBB10"/>
    <w:rsid w:val="21101A51"/>
    <w:rsid w:val="21B153AE"/>
    <w:rsid w:val="21DD8EB1"/>
    <w:rsid w:val="22070779"/>
    <w:rsid w:val="226D2084"/>
    <w:rsid w:val="23C0271A"/>
    <w:rsid w:val="24A97739"/>
    <w:rsid w:val="260D3C19"/>
    <w:rsid w:val="2677396C"/>
    <w:rsid w:val="26DEE941"/>
    <w:rsid w:val="2716B62C"/>
    <w:rsid w:val="27200CFF"/>
    <w:rsid w:val="273D5669"/>
    <w:rsid w:val="27BE2801"/>
    <w:rsid w:val="27C4BF9C"/>
    <w:rsid w:val="27D2543A"/>
    <w:rsid w:val="28C61AB4"/>
    <w:rsid w:val="28F9B560"/>
    <w:rsid w:val="295033EA"/>
    <w:rsid w:val="2A91ECE7"/>
    <w:rsid w:val="2BFDBB76"/>
    <w:rsid w:val="2CA2B8E7"/>
    <w:rsid w:val="2CF91A6E"/>
    <w:rsid w:val="2D4E7BA5"/>
    <w:rsid w:val="2DA08C43"/>
    <w:rsid w:val="2E4E6D8D"/>
    <w:rsid w:val="2F095E0F"/>
    <w:rsid w:val="2F6F7D3B"/>
    <w:rsid w:val="2FC495BC"/>
    <w:rsid w:val="2FDDBE19"/>
    <w:rsid w:val="3055AD68"/>
    <w:rsid w:val="308B398B"/>
    <w:rsid w:val="31719A41"/>
    <w:rsid w:val="317A9C32"/>
    <w:rsid w:val="317BB5D6"/>
    <w:rsid w:val="31B3E98A"/>
    <w:rsid w:val="31C837A8"/>
    <w:rsid w:val="31E28B28"/>
    <w:rsid w:val="322E3C67"/>
    <w:rsid w:val="3285F162"/>
    <w:rsid w:val="32B822BC"/>
    <w:rsid w:val="3307CDE8"/>
    <w:rsid w:val="331FAFB1"/>
    <w:rsid w:val="33A443EC"/>
    <w:rsid w:val="34A59345"/>
    <w:rsid w:val="3540144D"/>
    <w:rsid w:val="37155192"/>
    <w:rsid w:val="372B3487"/>
    <w:rsid w:val="37EC4F6A"/>
    <w:rsid w:val="382D7C76"/>
    <w:rsid w:val="38475DAB"/>
    <w:rsid w:val="3867CBE1"/>
    <w:rsid w:val="387CADE1"/>
    <w:rsid w:val="39266668"/>
    <w:rsid w:val="39FA7141"/>
    <w:rsid w:val="3A25CD95"/>
    <w:rsid w:val="3A418037"/>
    <w:rsid w:val="3B0900C1"/>
    <w:rsid w:val="3CE3C73F"/>
    <w:rsid w:val="3CEE79D6"/>
    <w:rsid w:val="3D2163CA"/>
    <w:rsid w:val="3D4DF6B4"/>
    <w:rsid w:val="3D6D8DD0"/>
    <w:rsid w:val="3D98E320"/>
    <w:rsid w:val="3E87D709"/>
    <w:rsid w:val="3EF873EF"/>
    <w:rsid w:val="3F22AB56"/>
    <w:rsid w:val="413A3605"/>
    <w:rsid w:val="416A800F"/>
    <w:rsid w:val="4189E8FC"/>
    <w:rsid w:val="4271E5ED"/>
    <w:rsid w:val="432B82A5"/>
    <w:rsid w:val="4474D9C9"/>
    <w:rsid w:val="449814EE"/>
    <w:rsid w:val="44BF3C93"/>
    <w:rsid w:val="44C13C66"/>
    <w:rsid w:val="44F08ED7"/>
    <w:rsid w:val="45253E0A"/>
    <w:rsid w:val="455E259D"/>
    <w:rsid w:val="4582DC8D"/>
    <w:rsid w:val="45E06705"/>
    <w:rsid w:val="46456E40"/>
    <w:rsid w:val="4674C0AB"/>
    <w:rsid w:val="4704F84E"/>
    <w:rsid w:val="477AA0E0"/>
    <w:rsid w:val="47DD9CBD"/>
    <w:rsid w:val="47E61C4B"/>
    <w:rsid w:val="490E344A"/>
    <w:rsid w:val="4981ECAC"/>
    <w:rsid w:val="4A58DB5E"/>
    <w:rsid w:val="4A5D7E8A"/>
    <w:rsid w:val="4B1D6C2D"/>
    <w:rsid w:val="4B9EECC9"/>
    <w:rsid w:val="4BC19335"/>
    <w:rsid w:val="4DE08F60"/>
    <w:rsid w:val="4E43D218"/>
    <w:rsid w:val="4EBC0410"/>
    <w:rsid w:val="50946390"/>
    <w:rsid w:val="51245D27"/>
    <w:rsid w:val="51E7A307"/>
    <w:rsid w:val="52282999"/>
    <w:rsid w:val="52432E87"/>
    <w:rsid w:val="535673DC"/>
    <w:rsid w:val="53A94367"/>
    <w:rsid w:val="545791A6"/>
    <w:rsid w:val="545F4CD7"/>
    <w:rsid w:val="549E528C"/>
    <w:rsid w:val="54BEAB06"/>
    <w:rsid w:val="54CC8CD9"/>
    <w:rsid w:val="54D4238F"/>
    <w:rsid w:val="563A22ED"/>
    <w:rsid w:val="5691DEC8"/>
    <w:rsid w:val="56C373D6"/>
    <w:rsid w:val="572E463F"/>
    <w:rsid w:val="5774A0BA"/>
    <w:rsid w:val="57C2DEF9"/>
    <w:rsid w:val="585892F6"/>
    <w:rsid w:val="58E9E8E0"/>
    <w:rsid w:val="59194442"/>
    <w:rsid w:val="5921EADD"/>
    <w:rsid w:val="5A104BF6"/>
    <w:rsid w:val="5A72AB0C"/>
    <w:rsid w:val="5A7F86AB"/>
    <w:rsid w:val="5AF84549"/>
    <w:rsid w:val="5B44F59A"/>
    <w:rsid w:val="5B498E4C"/>
    <w:rsid w:val="5B86DE8F"/>
    <w:rsid w:val="5B913F7A"/>
    <w:rsid w:val="5C99A66F"/>
    <w:rsid w:val="5D8CEB47"/>
    <w:rsid w:val="5E682F3E"/>
    <w:rsid w:val="5E73E4AB"/>
    <w:rsid w:val="5E7FC48F"/>
    <w:rsid w:val="5E966ADA"/>
    <w:rsid w:val="5EA556F4"/>
    <w:rsid w:val="5F463415"/>
    <w:rsid w:val="5F5504F9"/>
    <w:rsid w:val="5FB97261"/>
    <w:rsid w:val="60113A1C"/>
    <w:rsid w:val="62D75CE7"/>
    <w:rsid w:val="6332D509"/>
    <w:rsid w:val="63B3E051"/>
    <w:rsid w:val="647C103D"/>
    <w:rsid w:val="64CEA56A"/>
    <w:rsid w:val="64D5D7E5"/>
    <w:rsid w:val="666507C7"/>
    <w:rsid w:val="674A1ACE"/>
    <w:rsid w:val="68074884"/>
    <w:rsid w:val="6871D0FA"/>
    <w:rsid w:val="68875A9E"/>
    <w:rsid w:val="68EB6046"/>
    <w:rsid w:val="68ECAD95"/>
    <w:rsid w:val="6959B77A"/>
    <w:rsid w:val="6AB09C47"/>
    <w:rsid w:val="6AE6EE22"/>
    <w:rsid w:val="6B9E44DB"/>
    <w:rsid w:val="6BA9C21C"/>
    <w:rsid w:val="6BAA1494"/>
    <w:rsid w:val="6BD41A7A"/>
    <w:rsid w:val="6C665754"/>
    <w:rsid w:val="6C82BE83"/>
    <w:rsid w:val="6D46F65F"/>
    <w:rsid w:val="6DAEE3E1"/>
    <w:rsid w:val="6E4FD608"/>
    <w:rsid w:val="6E51F0ED"/>
    <w:rsid w:val="6F0AD1E0"/>
    <w:rsid w:val="6F4AB442"/>
    <w:rsid w:val="6F53A05F"/>
    <w:rsid w:val="6FAC5D34"/>
    <w:rsid w:val="70E4AAD1"/>
    <w:rsid w:val="714B0E12"/>
    <w:rsid w:val="717F5073"/>
    <w:rsid w:val="7248AB60"/>
    <w:rsid w:val="727510F2"/>
    <w:rsid w:val="72825504"/>
    <w:rsid w:val="729BA0E8"/>
    <w:rsid w:val="74646A19"/>
    <w:rsid w:val="7468124B"/>
    <w:rsid w:val="749937B7"/>
    <w:rsid w:val="74DBFBFA"/>
    <w:rsid w:val="754CB549"/>
    <w:rsid w:val="761E7F35"/>
    <w:rsid w:val="7641CC0C"/>
    <w:rsid w:val="77760408"/>
    <w:rsid w:val="779098BE"/>
    <w:rsid w:val="77B09CA3"/>
    <w:rsid w:val="7832D790"/>
    <w:rsid w:val="7848DD76"/>
    <w:rsid w:val="788E6C1A"/>
    <w:rsid w:val="790B0FC5"/>
    <w:rsid w:val="79129E3C"/>
    <w:rsid w:val="79AA3516"/>
    <w:rsid w:val="79FA5D90"/>
    <w:rsid w:val="7A95546F"/>
    <w:rsid w:val="7ACA3EA2"/>
    <w:rsid w:val="7ACEA8AF"/>
    <w:rsid w:val="7B632AB9"/>
    <w:rsid w:val="7B67303D"/>
    <w:rsid w:val="7B73815E"/>
    <w:rsid w:val="7B85E56A"/>
    <w:rsid w:val="7BC04EF2"/>
    <w:rsid w:val="7D38997F"/>
    <w:rsid w:val="7D665259"/>
    <w:rsid w:val="7DC5588B"/>
    <w:rsid w:val="7DCB90F4"/>
    <w:rsid w:val="7E9ACB7B"/>
    <w:rsid w:val="7F68C59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2FF6D"/>
  <w15:docId w15:val="{42B7D91D-D380-794D-BF69-8CEE42BC2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972405"/>
    <w:pPr>
      <w:keepNext/>
      <w:keepLines/>
      <w:spacing w:before="480" w:after="0"/>
      <w:jc w:val="center"/>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rsid w:val="00972405"/>
    <w:pPr>
      <w:keepNext/>
      <w:keepLines/>
      <w:spacing w:before="200" w:after="0"/>
      <w:outlineLvl w:val="1"/>
    </w:pPr>
    <w:rPr>
      <w:rFonts w:asciiTheme="majorHAnsi" w:eastAsiaTheme="majorEastAsia" w:hAnsiTheme="majorHAnsi" w:cstheme="majorBidi"/>
      <w:b/>
      <w:bCs/>
      <w:sz w:val="32"/>
      <w:szCs w:val="32"/>
    </w:rPr>
  </w:style>
  <w:style w:type="paragraph" w:styleId="Heading3">
    <w:name w:val="heading 3"/>
    <w:basedOn w:val="Normal"/>
    <w:next w:val="BodyText"/>
    <w:uiPriority w:val="9"/>
    <w:unhideWhenUsed/>
    <w:qFormat/>
    <w:rsid w:val="00972405"/>
    <w:pPr>
      <w:keepNext/>
      <w:keepLines/>
      <w:spacing w:before="200" w:after="0"/>
      <w:outlineLvl w:val="2"/>
    </w:pPr>
    <w:rPr>
      <w:rFonts w:asciiTheme="majorHAnsi" w:eastAsiaTheme="majorEastAsia" w:hAnsiTheme="majorHAnsi" w:cstheme="majorBidi"/>
      <w:b/>
      <w:bCs/>
      <w:sz w:val="28"/>
      <w:szCs w:val="28"/>
    </w:rPr>
  </w:style>
  <w:style w:type="paragraph" w:styleId="Heading4">
    <w:name w:val="heading 4"/>
    <w:basedOn w:val="Normal"/>
    <w:next w:val="BodyText"/>
    <w:uiPriority w:val="9"/>
    <w:unhideWhenUsed/>
    <w:qFormat/>
    <w:rsid w:val="00972405"/>
    <w:pPr>
      <w:keepNext/>
      <w:keepLines/>
      <w:spacing w:before="200" w:after="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972405"/>
    <w:pPr>
      <w:keepNext/>
      <w:keepLines/>
      <w:spacing w:before="200" w:after="0"/>
      <w:outlineLvl w:val="4"/>
    </w:pPr>
    <w:rPr>
      <w:rFonts w:asciiTheme="majorHAnsi" w:eastAsiaTheme="majorEastAsia" w:hAnsiTheme="majorHAnsi" w:cstheme="majorBidi"/>
      <w:i/>
      <w:iCs/>
    </w:rPr>
  </w:style>
  <w:style w:type="paragraph" w:styleId="Heading6">
    <w:name w:val="heading 6"/>
    <w:basedOn w:val="Normal"/>
    <w:next w:val="BodyText"/>
    <w:uiPriority w:val="9"/>
    <w:unhideWhenUsed/>
    <w:qFormat/>
    <w:rsid w:val="00972405"/>
    <w:pPr>
      <w:keepNext/>
      <w:keepLines/>
      <w:spacing w:before="200" w:after="0"/>
      <w:outlineLvl w:val="5"/>
    </w:pPr>
    <w:rPr>
      <w:rFonts w:asciiTheme="majorHAnsi" w:eastAsiaTheme="majorEastAsia" w:hAnsiTheme="majorHAnsi" w:cstheme="majorBidi"/>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972405"/>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rsid w:val="009724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972405"/>
  </w:style>
  <w:style w:type="character" w:styleId="UnresolvedMention">
    <w:name w:val="Unresolved Mention"/>
    <w:basedOn w:val="DefaultParagraphFont"/>
    <w:uiPriority w:val="99"/>
    <w:semiHidden/>
    <w:unhideWhenUsed/>
    <w:rsid w:val="00E97EC2"/>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sz w:val="20"/>
      <w:szCs w:val="20"/>
    </w:rPr>
  </w:style>
  <w:style w:type="character" w:styleId="CommentReference">
    <w:name w:val="annotation reference"/>
    <w:basedOn w:val="DefaultParagraphFont"/>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8207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osf.io/uyt9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2415</Words>
  <Characters>13771</Characters>
  <Application>Microsoft Office Word</Application>
  <DocSecurity>0</DocSecurity>
  <Lines>114</Lines>
  <Paragraphs>32</Paragraphs>
  <ScaleCrop>false</ScaleCrop>
  <Company/>
  <LinksUpToDate>false</LinksUpToDate>
  <CharactersWithSpaces>16154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Zachary Loomas</dc:creator>
  <cp:keywords/>
  <cp:lastModifiedBy>Olivia Miske</cp:lastModifiedBy>
  <cp:revision>2</cp:revision>
  <dcterms:created xsi:type="dcterms:W3CDTF">2023-08-25T03:41:00Z</dcterms:created>
  <dcterms:modified xsi:type="dcterms:W3CDTF">2023-08-25T03:41:00Z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